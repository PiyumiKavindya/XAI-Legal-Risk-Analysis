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color w:val="1f497d"/>
          <w:sz w:val="36"/>
          <w:szCs w:val="36"/>
          <w:vertAlign w:val="baseline"/>
        </w:rPr>
      </w:pPr>
      <w:r w:rsidDel="00000000" w:rsidR="00000000" w:rsidRPr="00000000">
        <w:rPr>
          <w:rFonts w:ascii="Arial" w:cs="Arial" w:eastAsia="Arial" w:hAnsi="Arial"/>
          <w:b w:val="1"/>
          <w:bCs w:val="1"/>
          <w:color w:val="1f497d"/>
          <w:sz w:val="36"/>
          <w:szCs w:val="36"/>
          <w:vertAlign w:val="baseline"/>
          <w:rtl w:val="0"/>
        </w:rPr>
        <w:t xml:space="preserve">PART B Ethics Application Form</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color w:val="1f497d"/>
          <w:sz w:val="36"/>
          <w:szCs w:val="36"/>
          <w:vertAlign w:val="baseline"/>
        </w:rPr>
      </w:pPr>
      <w:r w:rsidDel="00000000" w:rsidR="00000000" w:rsidRPr="00000000">
        <w:rPr>
          <w:rFonts w:ascii="Arial" w:cs="Arial" w:eastAsia="Arial" w:hAnsi="Arial"/>
          <w:b w:val="1"/>
          <w:bCs w:val="1"/>
          <w:color w:val="1f497d"/>
          <w:sz w:val="36"/>
          <w:szCs w:val="36"/>
          <w:vertAlign w:val="baseline"/>
          <w:rtl w:val="0"/>
        </w:rPr>
        <w:t xml:space="preserve">University Research Ethics Committee </w:t>
        <w:br w:type="textWrapping"/>
      </w:r>
      <w:r w:rsidDel="00000000" w:rsidR="00000000" w:rsidRPr="00000000">
        <w:rPr>
          <w:rFonts w:ascii="Arial" w:cs="Arial" w:eastAsia="Arial" w:hAnsi="Arial"/>
          <w:b w:val="1"/>
          <w:bCs w:val="1"/>
          <w:color w:val="1f497d"/>
          <w:sz w:val="28"/>
          <w:szCs w:val="28"/>
          <w:vertAlign w:val="baseline"/>
          <w:rtl w:val="0"/>
        </w:rPr>
        <w:t xml:space="preserve">Note: Please ensure you have completed the Cover Sheet and Part A (Sections 1-3), and check that you need to complete Part B before proceeding with further details below.</w:t>
      </w:r>
      <w:r w:rsidDel="00000000" w:rsidR="00000000" w:rsidRPr="00000000">
        <w:rPr>
          <w:rtl w:val="0"/>
        </w:rPr>
      </w:r>
    </w:p>
    <w:p w:rsidR="00000000" w:rsidDel="00000000" w:rsidP="00000000" w:rsidRDefault="00000000" w:rsidRPr="00000000" w14:paraId="00000003">
      <w:pPr>
        <w:rPr>
          <w:rFonts w:ascii="Arial" w:cs="Arial" w:eastAsia="Arial" w:hAnsi="Arial"/>
          <w:b w:val="0"/>
          <w:bCs w:val="0"/>
          <w:sz w:val="20"/>
          <w:szCs w:val="20"/>
          <w:vertAlign w:val="baseline"/>
        </w:rPr>
      </w:pPr>
      <w:r w:rsidDel="00000000" w:rsidR="00000000" w:rsidRPr="00000000">
        <w:rPr>
          <w:rtl w:val="0"/>
        </w:rPr>
      </w:r>
    </w:p>
    <w:tbl>
      <w:tblPr>
        <w:tblStyle w:val="Table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04">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4 – Risk Assessment and Hazard Analysis</w:t>
            </w:r>
            <w:r w:rsidDel="00000000" w:rsidR="00000000" w:rsidRPr="00000000">
              <w:rPr>
                <w:rtl w:val="0"/>
              </w:rPr>
            </w:r>
          </w:p>
          <w:p w:rsidR="00000000" w:rsidDel="00000000" w:rsidP="00000000" w:rsidRDefault="00000000" w:rsidRPr="00000000" w14:paraId="00000006">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07">
      <w:pPr>
        <w:rPr>
          <w:rFonts w:ascii="Arial" w:cs="Arial" w:eastAsia="Arial" w:hAnsi="Arial"/>
          <w:b w:val="0"/>
          <w:bCs w:val="0"/>
          <w:sz w:val="20"/>
          <w:szCs w:val="20"/>
          <w:vertAlign w:val="baseline"/>
        </w:rPr>
      </w:pPr>
      <w:r w:rsidDel="00000000" w:rsidR="00000000" w:rsidRPr="00000000">
        <w:rPr>
          <w:rtl w:val="0"/>
        </w:rPr>
      </w:r>
    </w:p>
    <w:tbl>
      <w:tblPr>
        <w:tblStyle w:val="Table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rHeight w:val="1439" w:hRule="atLeast"/>
          <w:tblHeader w:val="0"/>
        </w:trPr>
        <w:tc>
          <w:tcPr>
            <w:vAlign w:val="top"/>
          </w:tcPr>
          <w:p w:rsidR="00000000" w:rsidDel="00000000" w:rsidP="00000000" w:rsidRDefault="00000000" w:rsidRPr="00000000" w14:paraId="00000008">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4.1 </w:t>
            </w:r>
            <w:r w:rsidDel="00000000" w:rsidR="00000000" w:rsidRPr="00000000">
              <w:rPr>
                <w:rFonts w:ascii="Arial" w:cs="Arial" w:eastAsia="Arial" w:hAnsi="Arial"/>
                <w:sz w:val="20"/>
                <w:szCs w:val="20"/>
                <w:vertAlign w:val="baseline"/>
                <w:rtl w:val="0"/>
              </w:rPr>
              <w:t xml:space="preserve">Describe any potential hazards which may cause harm or distress to the participants and</w:t>
            </w:r>
            <w:r w:rsidDel="00000000" w:rsidR="00000000" w:rsidRPr="00000000">
              <w:rPr>
                <w:rFonts w:ascii="Arial" w:cs="Arial" w:eastAsia="Arial" w:hAnsi="Arial"/>
                <w:color w:val="ff000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investigators</w:t>
            </w:r>
            <w:r w:rsidDel="00000000" w:rsidR="00000000" w:rsidRPr="00000000">
              <w:rPr>
                <w:rFonts w:ascii="Arial" w:cs="Arial" w:eastAsia="Arial" w:hAnsi="Arial"/>
                <w:color w:val="ff0000"/>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psychologically or physically, in the study and/or any potential harm to the community, environment etc:</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bookmarkStart w:colFirst="0" w:colLast="0" w:name="bookmark=id.622sjsfkc9vs" w:id="0"/>
          <w:bookmarkEnd w:id="0"/>
          <w:p w:rsidR="00000000" w:rsidDel="00000000" w:rsidP="00000000" w:rsidRDefault="00000000" w:rsidRPr="00000000" w14:paraId="0000000A">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bCs w:val="1"/>
                <w:sz w:val="20"/>
                <w:szCs w:val="20"/>
                <w:vertAlign w:val="baseline"/>
                <w:rtl w:val="0"/>
              </w:rPr>
              <w:br w:type="textWrapping"/>
            </w:r>
            <w:r w:rsidDel="00000000" w:rsidR="00000000" w:rsidRPr="00000000">
              <w:rPr>
                <w:rtl w:val="0"/>
              </w:rPr>
            </w:r>
          </w:p>
          <w:p w:rsidR="00000000" w:rsidDel="00000000" w:rsidP="00000000" w:rsidRDefault="00000000" w:rsidRPr="00000000" w14:paraId="0000000B">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0C">
      <w:pPr>
        <w:rPr>
          <w:rFonts w:ascii="Arial" w:cs="Arial" w:eastAsia="Arial" w:hAnsi="Arial"/>
          <w:b w:val="0"/>
          <w:bCs w:val="0"/>
          <w:sz w:val="20"/>
          <w:szCs w:val="20"/>
          <w:vertAlign w:val="baseline"/>
        </w:rPr>
      </w:pPr>
      <w:r w:rsidDel="00000000" w:rsidR="00000000" w:rsidRPr="00000000">
        <w:rPr>
          <w:rtl w:val="0"/>
        </w:rPr>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0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4.2 </w:t>
            </w:r>
            <w:r w:rsidDel="00000000" w:rsidR="00000000" w:rsidRPr="00000000">
              <w:rPr>
                <w:rFonts w:ascii="Arial" w:cs="Arial" w:eastAsia="Arial" w:hAnsi="Arial"/>
                <w:sz w:val="20"/>
                <w:szCs w:val="20"/>
                <w:vertAlign w:val="baseline"/>
                <w:rtl w:val="0"/>
              </w:rPr>
              <w:t xml:space="preserve">Give details of any measures taken to reduce the risk of such harm or distress to the participants and investigators, psychologically or physically, in the study (e.g. safe working practices, COSHH or other risk assessment forms, such as Travel Insurance Request Form (TIR)</w:t>
            </w:r>
            <w:r w:rsidDel="00000000" w:rsidR="00000000" w:rsidRPr="00000000">
              <w:rPr>
                <w:rFonts w:ascii="Arial" w:cs="Arial" w:eastAsia="Arial" w:hAnsi="Arial"/>
                <w:b w:val="1"/>
                <w:bCs w:val="1"/>
                <w:sz w:val="20"/>
                <w:szCs w:val="20"/>
                <w:vertAlign w:val="baseline"/>
                <w:rtl w:val="0"/>
              </w:rPr>
              <w:t xml:space="preserve"> – </w:t>
            </w:r>
            <w:r w:rsidDel="00000000" w:rsidR="00000000" w:rsidRPr="00000000">
              <w:rPr>
                <w:rFonts w:ascii="Arial" w:cs="Arial" w:eastAsia="Arial" w:hAnsi="Arial"/>
                <w:sz w:val="20"/>
                <w:szCs w:val="20"/>
                <w:vertAlign w:val="baseline"/>
                <w:rtl w:val="0"/>
              </w:rPr>
              <w:t xml:space="preserve">any such forms should be attached to this application form):</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0F">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10">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11">
      <w:pPr>
        <w:rPr>
          <w:rFonts w:ascii="Arial" w:cs="Arial" w:eastAsia="Arial" w:hAnsi="Arial"/>
          <w:b w:val="0"/>
          <w:bCs w:val="0"/>
          <w:sz w:val="20"/>
          <w:szCs w:val="20"/>
          <w:vertAlign w:val="baseline"/>
        </w:rPr>
      </w:pPr>
      <w:r w:rsidDel="00000000" w:rsidR="00000000" w:rsidRPr="00000000">
        <w:rPr>
          <w:rtl w:val="0"/>
        </w:rPr>
      </w:r>
    </w:p>
    <w:tbl>
      <w:tblPr>
        <w:tblStyle w:val="Table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12">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4.3 </w:t>
            </w:r>
            <w:r w:rsidDel="00000000" w:rsidR="00000000" w:rsidRPr="00000000">
              <w:rPr>
                <w:rFonts w:ascii="Arial" w:cs="Arial" w:eastAsia="Arial" w:hAnsi="Arial"/>
                <w:sz w:val="20"/>
                <w:szCs w:val="20"/>
                <w:vertAlign w:val="baseline"/>
                <w:rtl w:val="0"/>
              </w:rPr>
              <w:t xml:space="preserve">Outline the extent to which these risks are balanced against the potential benefits             to education and/or the contribution to scientific knowledge: </w:t>
            </w:r>
            <w:r w:rsidDel="00000000" w:rsidR="00000000" w:rsidRPr="00000000">
              <w:rPr>
                <w:rtl w:val="0"/>
              </w:rPr>
            </w:r>
          </w:p>
          <w:p w:rsidR="00000000" w:rsidDel="00000000" w:rsidP="00000000" w:rsidRDefault="00000000" w:rsidRPr="00000000" w14:paraId="00000014">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15">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16">
      <w:pPr>
        <w:rPr>
          <w:rFonts w:ascii="Arial" w:cs="Arial" w:eastAsia="Arial" w:hAnsi="Arial"/>
          <w:b w:val="0"/>
          <w:bCs w:val="0"/>
          <w:sz w:val="20"/>
          <w:szCs w:val="20"/>
          <w:vertAlign w:val="baseline"/>
        </w:rPr>
      </w:pPr>
      <w:r w:rsidDel="00000000" w:rsidR="00000000" w:rsidRPr="00000000">
        <w:rPr>
          <w:rtl w:val="0"/>
        </w:rPr>
      </w:r>
    </w:p>
    <w:tbl>
      <w:tblPr>
        <w:tblStyle w:val="Table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1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b w:val="0"/>
                <w:bCs w:val="0"/>
                <w:color w:val="ff0000"/>
                <w:sz w:val="20"/>
                <w:szCs w:val="20"/>
                <w:vertAlign w:val="baseline"/>
              </w:rPr>
            </w:pPr>
            <w:r w:rsidDel="00000000" w:rsidR="00000000" w:rsidRPr="00000000">
              <w:rPr>
                <w:rFonts w:ascii="Arial" w:cs="Arial" w:eastAsia="Arial" w:hAnsi="Arial"/>
                <w:b w:val="1"/>
                <w:bCs w:val="1"/>
                <w:sz w:val="20"/>
                <w:szCs w:val="20"/>
                <w:vertAlign w:val="baseline"/>
                <w:rtl w:val="0"/>
              </w:rPr>
              <w:t xml:space="preserve">4.4 </w:t>
            </w:r>
            <w:r w:rsidDel="00000000" w:rsidR="00000000" w:rsidRPr="00000000">
              <w:rPr>
                <w:rFonts w:ascii="Arial" w:cs="Arial" w:eastAsia="Arial" w:hAnsi="Arial"/>
                <w:sz w:val="20"/>
                <w:szCs w:val="20"/>
                <w:vertAlign w:val="baseline"/>
                <w:rtl w:val="0"/>
              </w:rPr>
              <w:t xml:space="preserve">What criteria will be employed for deciding the end point at which the study will stop because of unjustifiable further risk of harm or distress, psychologically or physically, to the participants and/or researchers?</w:t>
            </w:r>
            <w:r w:rsidDel="00000000" w:rsidR="00000000" w:rsidRPr="00000000">
              <w:rPr>
                <w:rtl w:val="0"/>
              </w:rPr>
            </w:r>
          </w:p>
          <w:p w:rsidR="00000000" w:rsidDel="00000000" w:rsidP="00000000" w:rsidRDefault="00000000" w:rsidRPr="00000000" w14:paraId="00000019">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1A">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1B">
      <w:pPr>
        <w:rPr>
          <w:rFonts w:ascii="Arial" w:cs="Arial" w:eastAsia="Arial" w:hAnsi="Arial"/>
          <w:b w:val="0"/>
          <w:bCs w:val="0"/>
          <w:sz w:val="20"/>
          <w:szCs w:val="20"/>
          <w:vertAlign w:val="baseline"/>
        </w:rPr>
      </w:pPr>
      <w:r w:rsidDel="00000000" w:rsidR="00000000" w:rsidRPr="00000000">
        <w:rPr>
          <w:rtl w:val="0"/>
        </w:rPr>
      </w:r>
    </w:p>
    <w:tbl>
      <w:tblPr>
        <w:tblStyle w:val="Table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rHeight w:val="2040" w:hRule="atLeast"/>
          <w:tblHeader w:val="0"/>
        </w:trPr>
        <w:tc>
          <w:tcPr>
            <w:tcBorders>
              <w:bottom w:color="000000" w:space="0" w:sz="4" w:val="single"/>
            </w:tcBorders>
            <w:vAlign w:val="top"/>
          </w:tcPr>
          <w:p w:rsidR="00000000" w:rsidDel="00000000" w:rsidP="00000000" w:rsidRDefault="00000000" w:rsidRPr="00000000" w14:paraId="0000001C">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4.5 </w:t>
            </w:r>
            <w:r w:rsidDel="00000000" w:rsidR="00000000" w:rsidRPr="00000000">
              <w:rPr>
                <w:rFonts w:ascii="Arial" w:cs="Arial" w:eastAsia="Arial" w:hAnsi="Arial"/>
                <w:sz w:val="20"/>
                <w:szCs w:val="20"/>
                <w:vertAlign w:val="baseline"/>
                <w:rtl w:val="0"/>
              </w:rPr>
              <w:t xml:space="preserve">What are the inclusion and exclusion criteria for participants and what monitoring mechanisms will be in place to decide when some or all participants should be withdrawn from the study, i.e. explain what your procedures and criteria for detecting and addressing these issues are (such as a half-way point check)? Also what procedures are to be used, and subsequent observations made, on participants for the purpose of detecting any harm or distress, psychologically or physically, to the participants arising from the study?  If a participant is excluded from the study will there be any impact on the service/care etc. that  they will receive?</w:t>
              <w:br w:type="textWrapping"/>
              <w:t xml:space="preserve">     </w:t>
            </w:r>
            <w:r w:rsidDel="00000000" w:rsidR="00000000" w:rsidRPr="00000000">
              <w:rPr>
                <w:rtl w:val="0"/>
              </w:rPr>
            </w:r>
          </w:p>
          <w:p w:rsidR="00000000" w:rsidDel="00000000" w:rsidP="00000000" w:rsidRDefault="00000000" w:rsidRPr="00000000" w14:paraId="0000001E">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1F">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tbl>
      <w:tblPr>
        <w:tblStyle w:val="Table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2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2">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5 – Informed Consent of Participants, Recruitment of Participants</w:t>
            </w:r>
            <w:r w:rsidDel="00000000" w:rsidR="00000000" w:rsidRPr="00000000">
              <w:rPr>
                <w:rtl w:val="0"/>
              </w:rPr>
            </w:r>
          </w:p>
          <w:p w:rsidR="00000000" w:rsidDel="00000000" w:rsidP="00000000" w:rsidRDefault="00000000" w:rsidRPr="00000000" w14:paraId="00000023">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24">
      <w:pPr>
        <w:rPr>
          <w:rFonts w:ascii="Arial" w:cs="Arial" w:eastAsia="Arial" w:hAnsi="Arial"/>
          <w:b w:val="0"/>
          <w:bCs w:val="0"/>
          <w:sz w:val="20"/>
          <w:szCs w:val="20"/>
          <w:vertAlign w:val="baseline"/>
        </w:rPr>
      </w:pPr>
      <w:r w:rsidDel="00000000" w:rsidR="00000000" w:rsidRPr="00000000">
        <w:rPr>
          <w:rtl w:val="0"/>
        </w:rPr>
      </w:r>
    </w:p>
    <w:tbl>
      <w:tblPr>
        <w:tblStyle w:val="Table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25">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5.1 </w:t>
            </w:r>
            <w:r w:rsidDel="00000000" w:rsidR="00000000" w:rsidRPr="00000000">
              <w:rPr>
                <w:rFonts w:ascii="Arial" w:cs="Arial" w:eastAsia="Arial" w:hAnsi="Arial"/>
                <w:sz w:val="20"/>
                <w:szCs w:val="20"/>
                <w:vertAlign w:val="baseline"/>
                <w:rtl w:val="0"/>
              </w:rPr>
              <w:t xml:space="preserve">It is an expectation that written consent will always be obtained from participants. Have you obtained or will you be obtaining written consent?</w:t>
            </w:r>
          </w:p>
          <w:p w:rsidR="00000000" w:rsidDel="00000000" w:rsidP="00000000" w:rsidRDefault="00000000" w:rsidRPr="00000000" w14:paraId="00000027">
            <w:pPr>
              <w:rPr>
                <w:rFonts w:ascii="Arial" w:cs="Arial" w:eastAsia="Arial" w:hAnsi="Arial"/>
                <w:b w:val="0"/>
                <w:bCs w:val="0"/>
                <w:sz w:val="20"/>
                <w:szCs w:val="20"/>
                <w:vertAlign w:val="baseline"/>
              </w:rPr>
            </w:pPr>
            <w:r w:rsidDel="00000000" w:rsidR="00000000" w:rsidRPr="00000000">
              <w:rPr>
                <w:rtl w:val="0"/>
              </w:rPr>
            </w:r>
          </w:p>
          <w:bookmarkStart w:colFirst="0" w:colLast="0" w:name="bookmark=id.fu6t9ykdieov" w:id="1"/>
          <w:bookmarkEnd w:id="1"/>
          <w:p w:rsidR="00000000" w:rsidDel="00000000" w:rsidP="00000000" w:rsidRDefault="00000000" w:rsidRPr="00000000" w14:paraId="00000028">
            <w:pPr>
              <w:rPr>
                <w:rFonts w:ascii="Arial" w:cs="Arial" w:eastAsia="Arial" w:hAnsi="Arial"/>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Yes (Please attach a consent form which will be used for your study, failure to do so may result in a delay in consideration by the URESC – an exemplar is available on the website)</w:t>
            </w:r>
          </w:p>
          <w:p w:rsidR="00000000" w:rsidDel="00000000" w:rsidP="00000000" w:rsidRDefault="00000000" w:rsidRPr="00000000" w14:paraId="0000002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 (if you think this does not apply please justify your reasons</w:t>
            </w: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2B">
            <w:pPr>
              <w:rPr>
                <w:rFonts w:ascii="Arial" w:cs="Arial" w:eastAsia="Arial" w:hAnsi="Arial"/>
                <w:b w:val="0"/>
                <w:bCs w:val="0"/>
                <w:color w:val="ff0000"/>
                <w:sz w:val="20"/>
                <w:szCs w:val="20"/>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5.2 </w:t>
            </w:r>
            <w:r w:rsidDel="00000000" w:rsidR="00000000" w:rsidRPr="00000000">
              <w:rPr>
                <w:rFonts w:ascii="Arial" w:cs="Arial" w:eastAsia="Arial" w:hAnsi="Arial"/>
                <w:sz w:val="20"/>
                <w:szCs w:val="20"/>
                <w:vertAlign w:val="baseline"/>
                <w:rtl w:val="0"/>
              </w:rPr>
              <w:t xml:space="preserve">Is there a Participant Information Sheet?</w:t>
            </w:r>
            <w:r w:rsidDel="00000000" w:rsidR="00000000" w:rsidRPr="00000000">
              <w:rPr>
                <w:rtl w:val="0"/>
              </w:rPr>
            </w:r>
          </w:p>
          <w:p w:rsidR="00000000" w:rsidDel="00000000" w:rsidP="00000000" w:rsidRDefault="00000000" w:rsidRPr="00000000" w14:paraId="0000002F">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Yes (Please attach a Participant Information Sheet which will be used for your study, failure to do so may result in a delay in consideration by the URESC – an exemplar is available on the website)</w:t>
            </w:r>
          </w:p>
          <w:p w:rsidR="00000000" w:rsidDel="00000000" w:rsidP="00000000" w:rsidRDefault="00000000" w:rsidRPr="00000000" w14:paraId="0000003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 (if you think this does not apply please justify your reasons</w:t>
            </w: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33">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b w:val="0"/>
          <w:bCs w:val="0"/>
          <w:sz w:val="20"/>
          <w:szCs w:val="20"/>
          <w:vertAlign w:val="baseline"/>
        </w:rPr>
      </w:pPr>
      <w:r w:rsidDel="00000000" w:rsidR="00000000" w:rsidRPr="00000000">
        <w:rPr>
          <w:rtl w:val="0"/>
        </w:rPr>
      </w:r>
    </w:p>
    <w:tbl>
      <w:tblPr>
        <w:tblStyle w:val="Table9"/>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35">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5.3 </w:t>
            </w:r>
            <w:r w:rsidDel="00000000" w:rsidR="00000000" w:rsidRPr="00000000">
              <w:rPr>
                <w:rFonts w:ascii="Arial" w:cs="Arial" w:eastAsia="Arial" w:hAnsi="Arial"/>
                <w:sz w:val="20"/>
                <w:szCs w:val="20"/>
                <w:vertAlign w:val="baseline"/>
                <w:rtl w:val="0"/>
              </w:rPr>
              <w:t xml:space="preserve">Who are the participants and how many participants will you recruit? How and where will you make contact with the participant(s) in order to recruit them?</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37">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38">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39">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br w:type="textWrapping"/>
      </w:r>
      <w:r w:rsidDel="00000000" w:rsidR="00000000" w:rsidRPr="00000000">
        <w:rPr>
          <w:rtl w:val="0"/>
        </w:rPr>
      </w:r>
    </w:p>
    <w:tbl>
      <w:tblPr>
        <w:tblStyle w:val="Table10"/>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3A">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5.4 </w:t>
            </w:r>
            <w:r w:rsidDel="00000000" w:rsidR="00000000" w:rsidRPr="00000000">
              <w:rPr>
                <w:rFonts w:ascii="Arial" w:cs="Arial" w:eastAsia="Arial" w:hAnsi="Arial"/>
                <w:sz w:val="20"/>
                <w:szCs w:val="20"/>
                <w:vertAlign w:val="baseline"/>
                <w:rtl w:val="0"/>
              </w:rPr>
              <w:t xml:space="preserve">How will consent be obtained, stored and ultimately destroyed?</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3B">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3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Please note, storage at home or on personal lap tops may be considered insufficient to the requirements of the Committee – provide details of any encryption to be used. </w:t>
            </w:r>
          </w:p>
          <w:p w:rsidR="00000000" w:rsidDel="00000000" w:rsidP="00000000" w:rsidRDefault="00000000" w:rsidRPr="00000000" w14:paraId="0000003D">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3E">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3F">
      <w:pPr>
        <w:rPr>
          <w:rFonts w:ascii="Arial" w:cs="Arial" w:eastAsia="Arial" w:hAnsi="Arial"/>
          <w:b w:val="0"/>
          <w:bCs w:val="0"/>
          <w:sz w:val="20"/>
          <w:szCs w:val="20"/>
          <w:vertAlign w:val="baseline"/>
        </w:rPr>
      </w:pPr>
      <w:r w:rsidDel="00000000" w:rsidR="00000000" w:rsidRPr="00000000">
        <w:rPr>
          <w:rtl w:val="0"/>
        </w:rPr>
      </w:r>
    </w:p>
    <w:tbl>
      <w:tblPr>
        <w:tblStyle w:val="Table1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rHeight w:val="1912" w:hRule="atLeast"/>
          <w:tblHeader w:val="0"/>
        </w:trPr>
        <w:tc>
          <w:tcPr>
            <w:tcBorders>
              <w:bottom w:color="000000" w:space="0" w:sz="4" w:val="single"/>
            </w:tcBorders>
            <w:vAlign w:val="top"/>
          </w:tcPr>
          <w:p w:rsidR="00000000" w:rsidDel="00000000" w:rsidP="00000000" w:rsidRDefault="00000000" w:rsidRPr="00000000" w14:paraId="00000040">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5.5. </w:t>
            </w:r>
            <w:r w:rsidDel="00000000" w:rsidR="00000000" w:rsidRPr="00000000">
              <w:rPr>
                <w:rFonts w:ascii="Arial" w:cs="Arial" w:eastAsia="Arial" w:hAnsi="Arial"/>
                <w:sz w:val="20"/>
                <w:szCs w:val="20"/>
                <w:vertAlign w:val="baseline"/>
                <w:rtl w:val="0"/>
              </w:rPr>
              <w:t xml:space="preserve">Is parent/guardian consent required for any participants under 18 years of age?</w:t>
            </w:r>
            <w:r w:rsidDel="00000000" w:rsidR="00000000" w:rsidRPr="00000000">
              <w:rPr>
                <w:rtl w:val="0"/>
              </w:rPr>
            </w:r>
          </w:p>
          <w:p w:rsidR="00000000" w:rsidDel="00000000" w:rsidP="00000000" w:rsidRDefault="00000000" w:rsidRPr="00000000" w14:paraId="0000004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Yes</w:t>
            </w:r>
            <w:r w:rsidDel="00000000" w:rsidR="00000000" w:rsidRPr="00000000">
              <w:rPr>
                <w:rtl w:val="0"/>
              </w:rPr>
            </w:r>
          </w:p>
          <w:p w:rsidR="00000000" w:rsidDel="00000000" w:rsidP="00000000" w:rsidRDefault="00000000" w:rsidRPr="00000000" w14:paraId="00000043">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w:t>
            </w:r>
          </w:p>
          <w:p w:rsidR="00000000" w:rsidDel="00000000" w:rsidP="00000000" w:rsidRDefault="00000000" w:rsidRPr="00000000" w14:paraId="0000004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5.6. How will this be obtained?      </w:t>
            </w:r>
            <w:r w:rsidDel="00000000" w:rsidR="00000000" w:rsidRPr="00000000">
              <w:rPr>
                <w:rtl w:val="0"/>
              </w:rPr>
            </w:r>
          </w:p>
          <w:p w:rsidR="00000000" w:rsidDel="00000000" w:rsidP="00000000" w:rsidRDefault="00000000" w:rsidRPr="00000000" w14:paraId="00000047">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48">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tbl>
      <w:tblPr>
        <w:tblStyle w:val="Table1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4A">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4B">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6 –Expenses and Conflict of Interest</w:t>
            </w:r>
            <w:r w:rsidDel="00000000" w:rsidR="00000000" w:rsidRPr="00000000">
              <w:rPr>
                <w:rFonts w:ascii="Arial" w:cs="Arial" w:eastAsia="Arial" w:hAnsi="Arial"/>
                <w:b w:val="1"/>
                <w:bCs w:val="1"/>
                <w:color w:val="ff0000"/>
                <w:sz w:val="20"/>
                <w:szCs w:val="20"/>
                <w:vertAlign w:val="baseline"/>
                <w:rtl w:val="0"/>
              </w:rPr>
              <w:t xml:space="preserve"> </w:t>
            </w:r>
            <w:r w:rsidDel="00000000" w:rsidR="00000000" w:rsidRPr="00000000">
              <w:rPr>
                <w:rtl w:val="0"/>
              </w:rPr>
            </w:r>
          </w:p>
          <w:p w:rsidR="00000000" w:rsidDel="00000000" w:rsidP="00000000" w:rsidRDefault="00000000" w:rsidRPr="00000000" w14:paraId="0000004C">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4D">
      <w:pPr>
        <w:rPr>
          <w:rFonts w:ascii="Arial" w:cs="Arial" w:eastAsia="Arial" w:hAnsi="Arial"/>
          <w:b w:val="0"/>
          <w:bCs w:val="0"/>
          <w:sz w:val="20"/>
          <w:szCs w:val="20"/>
          <w:vertAlign w:val="baseline"/>
        </w:rPr>
      </w:pPr>
      <w:r w:rsidDel="00000000" w:rsidR="00000000" w:rsidRPr="00000000">
        <w:rPr>
          <w:rtl w:val="0"/>
        </w:rPr>
      </w:r>
    </w:p>
    <w:tbl>
      <w:tblPr>
        <w:tblStyle w:val="Table1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4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6.1. </w:t>
            </w:r>
            <w:r w:rsidDel="00000000" w:rsidR="00000000" w:rsidRPr="00000000">
              <w:rPr>
                <w:rFonts w:ascii="Arial" w:cs="Arial" w:eastAsia="Arial" w:hAnsi="Arial"/>
                <w:sz w:val="20"/>
                <w:szCs w:val="20"/>
                <w:vertAlign w:val="baseline"/>
                <w:rtl w:val="0"/>
              </w:rPr>
              <w:t xml:space="preserve">Will expenses be paid to participants?</w:t>
            </w:r>
            <w:r w:rsidDel="00000000" w:rsidR="00000000" w:rsidRPr="00000000">
              <w:rPr>
                <w:rtl w:val="0"/>
              </w:rPr>
            </w:r>
          </w:p>
          <w:p w:rsidR="00000000" w:rsidDel="00000000" w:rsidP="00000000" w:rsidRDefault="00000000" w:rsidRPr="00000000" w14:paraId="0000004F">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50">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Yes (If yes, how much?)      </w:t>
            </w:r>
            <w:r w:rsidDel="00000000" w:rsidR="00000000" w:rsidRPr="00000000">
              <w:rPr>
                <w:rtl w:val="0"/>
              </w:rPr>
            </w:r>
          </w:p>
          <w:p w:rsidR="00000000" w:rsidDel="00000000" w:rsidP="00000000" w:rsidRDefault="00000000" w:rsidRPr="00000000" w14:paraId="0000005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52">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w:t>
            </w:r>
            <w:r w:rsidDel="00000000" w:rsidR="00000000" w:rsidRPr="00000000">
              <w:rPr>
                <w:rtl w:val="0"/>
              </w:rPr>
            </w:r>
          </w:p>
          <w:p w:rsidR="00000000" w:rsidDel="00000000" w:rsidP="00000000" w:rsidRDefault="00000000" w:rsidRPr="00000000" w14:paraId="00000053">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54">
      <w:pPr>
        <w:rPr>
          <w:rFonts w:ascii="Arial" w:cs="Arial" w:eastAsia="Arial" w:hAnsi="Arial"/>
          <w:b w:val="0"/>
          <w:bCs w:val="0"/>
          <w:sz w:val="20"/>
          <w:szCs w:val="20"/>
          <w:vertAlign w:val="baseline"/>
        </w:rPr>
      </w:pPr>
      <w:r w:rsidDel="00000000" w:rsidR="00000000" w:rsidRPr="00000000">
        <w:rPr>
          <w:rtl w:val="0"/>
        </w:rPr>
      </w:r>
    </w:p>
    <w:tbl>
      <w:tblPr>
        <w:tblStyle w:val="Table1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55">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56">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6.2. </w:t>
            </w:r>
            <w:r w:rsidDel="00000000" w:rsidR="00000000" w:rsidRPr="00000000">
              <w:rPr>
                <w:rFonts w:ascii="Arial" w:cs="Arial" w:eastAsia="Arial" w:hAnsi="Arial"/>
                <w:sz w:val="20"/>
                <w:szCs w:val="20"/>
                <w:vertAlign w:val="baseline"/>
                <w:rtl w:val="0"/>
              </w:rPr>
              <w:t xml:space="preserve">Will a reward separate from expenses be made to participants? (a general principle is that any reward should not be seen as coercion to participate and will need to be justified).</w:t>
            </w:r>
            <w:r w:rsidDel="00000000" w:rsidR="00000000" w:rsidRPr="00000000">
              <w:rPr>
                <w:rtl w:val="0"/>
              </w:rPr>
            </w:r>
          </w:p>
          <w:p w:rsidR="00000000" w:rsidDel="00000000" w:rsidP="00000000" w:rsidRDefault="00000000" w:rsidRPr="00000000" w14:paraId="0000005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58">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Yes (If yes, please give more details)      </w:t>
            </w:r>
            <w:r w:rsidDel="00000000" w:rsidR="00000000" w:rsidRPr="00000000">
              <w:rPr>
                <w:rtl w:val="0"/>
              </w:rPr>
            </w:r>
          </w:p>
          <w:p w:rsidR="00000000" w:rsidDel="00000000" w:rsidP="00000000" w:rsidRDefault="00000000" w:rsidRPr="00000000" w14:paraId="0000005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5A">
            <w:pPr>
              <w:rPr>
                <w:rFonts w:ascii="Arial" w:cs="Arial" w:eastAsia="Arial" w:hAnsi="Arial"/>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w:t>
            </w:r>
          </w:p>
          <w:p w:rsidR="00000000" w:rsidDel="00000000" w:rsidP="00000000" w:rsidRDefault="00000000" w:rsidRPr="00000000" w14:paraId="0000005B">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5C">
      <w:pPr>
        <w:rPr>
          <w:rFonts w:ascii="Arial" w:cs="Arial" w:eastAsia="Arial" w:hAnsi="Arial"/>
          <w:b w:val="0"/>
          <w:bCs w:val="0"/>
          <w:sz w:val="20"/>
          <w:szCs w:val="20"/>
          <w:vertAlign w:val="baseline"/>
        </w:rPr>
      </w:pPr>
      <w:r w:rsidDel="00000000" w:rsidR="00000000" w:rsidRPr="00000000">
        <w:rPr>
          <w:rtl w:val="0"/>
        </w:rPr>
      </w:r>
    </w:p>
    <w:tbl>
      <w:tblPr>
        <w:tblStyle w:val="Table1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5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5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6.3. Will any of the participants be known to you? If so please indicate your relationship with them?</w:t>
            </w:r>
            <w:r w:rsidDel="00000000" w:rsidR="00000000" w:rsidRPr="00000000">
              <w:rPr>
                <w:rtl w:val="0"/>
              </w:rPr>
            </w:r>
          </w:p>
          <w:p w:rsidR="00000000" w:rsidDel="00000000" w:rsidP="00000000" w:rsidRDefault="00000000" w:rsidRPr="00000000" w14:paraId="0000005F">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60">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Yes (If yes, please give more details)      </w:t>
            </w:r>
            <w:r w:rsidDel="00000000" w:rsidR="00000000" w:rsidRPr="00000000">
              <w:rPr>
                <w:rtl w:val="0"/>
              </w:rPr>
            </w:r>
          </w:p>
          <w:p w:rsidR="00000000" w:rsidDel="00000000" w:rsidP="00000000" w:rsidRDefault="00000000" w:rsidRPr="00000000" w14:paraId="0000006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62">
            <w:pPr>
              <w:rPr>
                <w:rFonts w:ascii="Arial" w:cs="Arial" w:eastAsia="Arial" w:hAnsi="Arial"/>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w:t>
            </w:r>
          </w:p>
          <w:p w:rsidR="00000000" w:rsidDel="00000000" w:rsidP="00000000" w:rsidRDefault="00000000" w:rsidRPr="00000000" w14:paraId="00000063">
            <w:pPr>
              <w:rPr>
                <w:rFonts w:ascii="Arial" w:cs="Arial" w:eastAsia="Arial" w:hAnsi="Arial"/>
                <w:b w:val="0"/>
                <w:bCs w:val="0"/>
                <w:color w:val="3366ff"/>
                <w:sz w:val="20"/>
                <w:szCs w:val="20"/>
                <w:vertAlign w:val="baseline"/>
              </w:rPr>
            </w:pPr>
            <w:r w:rsidDel="00000000" w:rsidR="00000000" w:rsidRPr="00000000">
              <w:rPr>
                <w:rtl w:val="0"/>
              </w:rPr>
            </w:r>
          </w:p>
        </w:tc>
      </w:tr>
    </w:tbl>
    <w:p w:rsidR="00000000" w:rsidDel="00000000" w:rsidP="00000000" w:rsidRDefault="00000000" w:rsidRPr="00000000" w14:paraId="00000064">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65">
      <w:pPr>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tbl>
      <w:tblPr>
        <w:tblStyle w:val="Table1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66">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67">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7 – Confidentiality of Information, Data Protection and Freedom of Information </w:t>
            </w:r>
            <w:r w:rsidDel="00000000" w:rsidR="00000000" w:rsidRPr="00000000">
              <w:rPr>
                <w:rtl w:val="0"/>
              </w:rPr>
            </w:r>
          </w:p>
          <w:p w:rsidR="00000000" w:rsidDel="00000000" w:rsidP="00000000" w:rsidRDefault="00000000" w:rsidRPr="00000000" w14:paraId="00000068">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69">
      <w:pPr>
        <w:rPr>
          <w:rFonts w:ascii="Arial" w:cs="Arial" w:eastAsia="Arial" w:hAnsi="Arial"/>
          <w:b w:val="0"/>
          <w:bCs w:val="0"/>
          <w:sz w:val="20"/>
          <w:szCs w:val="20"/>
          <w:vertAlign w:val="baseline"/>
        </w:rPr>
      </w:pPr>
      <w:r w:rsidDel="00000000" w:rsidR="00000000" w:rsidRPr="00000000">
        <w:rPr>
          <w:rtl w:val="0"/>
        </w:rPr>
      </w:r>
    </w:p>
    <w:tbl>
      <w:tblPr>
        <w:tblStyle w:val="Table1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6A">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6B">
            <w:pP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7.1.</w:t>
            </w:r>
            <w:r w:rsidDel="00000000" w:rsidR="00000000" w:rsidRPr="00000000">
              <w:rPr>
                <w:rFonts w:ascii="Arial" w:cs="Arial" w:eastAsia="Arial" w:hAnsi="Arial"/>
                <w:sz w:val="20"/>
                <w:szCs w:val="20"/>
                <w:vertAlign w:val="baseline"/>
                <w:rtl w:val="0"/>
              </w:rPr>
              <w:t xml:space="preserve"> Will the study include:</w:t>
            </w:r>
          </w:p>
          <w:p w:rsidR="00000000" w:rsidDel="00000000" w:rsidP="00000000" w:rsidRDefault="00000000" w:rsidRPr="00000000" w14:paraId="0000006C">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6D">
            <w:pPr>
              <w:rPr>
                <w:rFonts w:ascii="Arial" w:cs="Arial" w:eastAsia="Arial" w:hAnsi="Arial"/>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Named participants</w:t>
            </w:r>
          </w:p>
          <w:p w:rsidR="00000000" w:rsidDel="00000000" w:rsidP="00000000" w:rsidRDefault="00000000" w:rsidRPr="00000000" w14:paraId="0000006E">
            <w:pPr>
              <w:rPr>
                <w:rFonts w:ascii="Noto Sans Symbols" w:cs="Noto Sans Symbols" w:eastAsia="Noto Sans Symbols" w:hAnsi="Noto Sans Symbols"/>
                <w:sz w:val="20"/>
                <w:szCs w:val="20"/>
                <w:vertAlign w:val="baseline"/>
              </w:rPr>
            </w:pPr>
            <w:r w:rsidDel="00000000" w:rsidR="00000000" w:rsidRPr="00000000">
              <w:rPr>
                <w:rtl w:val="0"/>
              </w:rPr>
            </w:r>
          </w:p>
          <w:p w:rsidR="00000000" w:rsidDel="00000000" w:rsidP="00000000" w:rsidRDefault="00000000" w:rsidRPr="00000000" w14:paraId="0000006F">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Participants whose names have been separately coded (any coding information should normally be encrypted and/or stored securely away from the consent form and other participant data).</w:t>
            </w:r>
            <w:r w:rsidDel="00000000" w:rsidR="00000000" w:rsidRPr="00000000">
              <w:rPr>
                <w:rtl w:val="0"/>
              </w:rPr>
            </w:r>
          </w:p>
          <w:p w:rsidR="00000000" w:rsidDel="00000000" w:rsidP="00000000" w:rsidRDefault="00000000" w:rsidRPr="00000000" w14:paraId="00000070">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71">
            <w:pPr>
              <w:rPr>
                <w:rFonts w:ascii="Arial" w:cs="Arial" w:eastAsia="Arial" w:hAnsi="Arial"/>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Anonymous participants</w:t>
            </w:r>
            <w:r w:rsidDel="00000000" w:rsidR="00000000" w:rsidRPr="00000000">
              <w:rPr>
                <w:rtl w:val="0"/>
              </w:rPr>
            </w:r>
          </w:p>
          <w:p w:rsidR="00000000" w:rsidDel="00000000" w:rsidP="00000000" w:rsidRDefault="00000000" w:rsidRPr="00000000" w14:paraId="00000072">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73">
      <w:pPr>
        <w:rPr>
          <w:rFonts w:ascii="Arial" w:cs="Arial" w:eastAsia="Arial" w:hAnsi="Arial"/>
          <w:b w:val="0"/>
          <w:bCs w:val="0"/>
          <w:sz w:val="20"/>
          <w:szCs w:val="20"/>
          <w:vertAlign w:val="baseline"/>
        </w:rPr>
      </w:pPr>
      <w:r w:rsidDel="00000000" w:rsidR="00000000" w:rsidRPr="00000000">
        <w:rPr>
          <w:rtl w:val="0"/>
        </w:rPr>
      </w:r>
    </w:p>
    <w:tbl>
      <w:tblPr>
        <w:tblStyle w:val="Table1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74">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7.2. </w:t>
            </w:r>
            <w:r w:rsidDel="00000000" w:rsidR="00000000" w:rsidRPr="00000000">
              <w:rPr>
                <w:rFonts w:ascii="Arial" w:cs="Arial" w:eastAsia="Arial" w:hAnsi="Arial"/>
                <w:sz w:val="20"/>
                <w:szCs w:val="20"/>
                <w:vertAlign w:val="baseline"/>
                <w:rtl w:val="0"/>
              </w:rPr>
              <w:t xml:space="preserve">Who will have access to identifiable information? Please tick the relevant box(s):</w:t>
            </w:r>
            <w:r w:rsidDel="00000000" w:rsidR="00000000" w:rsidRPr="00000000">
              <w:rPr>
                <w:rtl w:val="0"/>
              </w:rPr>
            </w:r>
          </w:p>
          <w:p w:rsidR="00000000" w:rsidDel="00000000" w:rsidP="00000000" w:rsidRDefault="00000000" w:rsidRPr="00000000" w14:paraId="00000076">
            <w:pPr>
              <w:rPr>
                <w:rFonts w:ascii="Arial" w:cs="Arial" w:eastAsia="Arial" w:hAnsi="Arial"/>
                <w:b w:val="0"/>
                <w:bCs w:val="0"/>
                <w:sz w:val="20"/>
                <w:szCs w:val="20"/>
                <w:vertAlign w:val="baseline"/>
              </w:rPr>
            </w:pPr>
            <w:r w:rsidDel="00000000" w:rsidR="00000000" w:rsidRPr="00000000">
              <w:rPr>
                <w:rtl w:val="0"/>
              </w:rPr>
            </w:r>
          </w:p>
          <w:tbl>
            <w:tblPr>
              <w:tblStyle w:val="Table19"/>
              <w:tblW w:w="82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5"/>
              <w:gridCol w:w="720"/>
              <w:gridCol w:w="720"/>
              <w:gridCol w:w="736"/>
              <w:tblGridChange w:id="0">
                <w:tblGrid>
                  <w:gridCol w:w="6115"/>
                  <w:gridCol w:w="720"/>
                  <w:gridCol w:w="720"/>
                  <w:gridCol w:w="736"/>
                </w:tblGrid>
              </w:tblGridChange>
            </w:tblGrid>
            <w:tr>
              <w:trPr>
                <w:cantSplit w:val="0"/>
                <w:tblHeader w:val="0"/>
              </w:trPr>
              <w:tc>
                <w:tcPr>
                  <w:vAlign w:val="top"/>
                </w:tcPr>
                <w:p w:rsidR="00000000" w:rsidDel="00000000" w:rsidP="00000000" w:rsidRDefault="00000000" w:rsidRPr="00000000" w14:paraId="00000077">
                  <w:pPr>
                    <w:rPr>
                      <w:rFonts w:ascii="Noto Sans Symbols" w:cs="Noto Sans Symbols" w:eastAsia="Noto Sans Symbols" w:hAnsi="Noto Sans Symbols"/>
                      <w:sz w:val="20"/>
                      <w:szCs w:val="20"/>
                      <w:vertAlign w:val="baseline"/>
                    </w:rPr>
                  </w:pPr>
                  <w:r w:rsidDel="00000000" w:rsidR="00000000" w:rsidRPr="00000000">
                    <w:rPr>
                      <w:rtl w:val="0"/>
                    </w:rPr>
                  </w:r>
                </w:p>
                <w:p w:rsidR="00000000" w:rsidDel="00000000" w:rsidP="00000000" w:rsidRDefault="00000000" w:rsidRPr="00000000" w14:paraId="00000078">
                  <w:pPr>
                    <w:rPr>
                      <w:rFonts w:ascii="Noto Sans Symbols" w:cs="Noto Sans Symbols" w:eastAsia="Noto Sans Symbols" w:hAnsi="Noto Sans Symbols"/>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07A">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7B">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N/A</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7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Others, please specify:</w:t>
                  </w:r>
                </w:p>
                <w:p w:rsidR="00000000" w:rsidDel="00000000" w:rsidP="00000000" w:rsidRDefault="00000000" w:rsidRPr="00000000" w14:paraId="0000007D">
                  <w:pPr>
                    <w:rPr>
                      <w:rFonts w:ascii="Noto Sans Symbols" w:cs="Noto Sans Symbols" w:eastAsia="Noto Sans Symbols" w:hAnsi="Noto Sans Symbols"/>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Others working on the project (staff and students of University of</w:t>
                  </w:r>
                  <w:r w:rsidDel="00000000" w:rsidR="00000000" w:rsidRPr="00000000">
                    <w:rPr>
                      <w:rFonts w:ascii="Arial" w:cs="Arial" w:eastAsia="Arial" w:hAnsi="Arial"/>
                      <w:color w:val="ff000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Westminster)</w:t>
                  </w:r>
                </w:p>
                <w:p w:rsidR="00000000" w:rsidDel="00000000" w:rsidP="00000000" w:rsidRDefault="00000000" w:rsidRPr="00000000" w14:paraId="00000082">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3">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4">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5">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External collaborators</w:t>
                  </w:r>
                </w:p>
                <w:p w:rsidR="00000000" w:rsidDel="00000000" w:rsidP="00000000" w:rsidRDefault="00000000" w:rsidRPr="00000000" w14:paraId="00000087">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9">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A">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Commercial organisations and funding councils</w:t>
                  </w:r>
                </w:p>
                <w:p w:rsidR="00000000" w:rsidDel="00000000" w:rsidP="00000000" w:rsidRDefault="00000000" w:rsidRPr="00000000" w14:paraId="0000008C">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D">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E">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F">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Participants</w:t>
                  </w:r>
                </w:p>
                <w:p w:rsidR="00000000" w:rsidDel="00000000" w:rsidP="00000000" w:rsidRDefault="00000000" w:rsidRPr="00000000" w14:paraId="00000091">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2">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3">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4">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Research Councils/Funding bodies</w:t>
                  </w:r>
                </w:p>
                <w:p w:rsidR="00000000" w:rsidDel="00000000" w:rsidP="00000000" w:rsidRDefault="00000000" w:rsidRPr="00000000" w14:paraId="00000096">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7">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8">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9">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Charities</w:t>
                  </w:r>
                </w:p>
                <w:p w:rsidR="00000000" w:rsidDel="00000000" w:rsidP="00000000" w:rsidRDefault="00000000" w:rsidRPr="00000000" w14:paraId="0000009B">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D">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9E">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Sponsors</w:t>
                  </w:r>
                </w:p>
                <w:p w:rsidR="00000000" w:rsidDel="00000000" w:rsidP="00000000" w:rsidRDefault="00000000" w:rsidRPr="00000000" w14:paraId="000000A0">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1">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2">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3">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Other Higher Education Institute</w:t>
                  </w:r>
                </w:p>
                <w:p w:rsidR="00000000" w:rsidDel="00000000" w:rsidP="00000000" w:rsidRDefault="00000000" w:rsidRPr="00000000" w14:paraId="000000A5">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A6">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7">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8">
                  <w:pPr>
                    <w:rPr>
                      <w:rFonts w:ascii="Noto Sans Symbols" w:cs="Noto Sans Symbols" w:eastAsia="Noto Sans Symbols" w:hAnsi="Noto Sans Symbols"/>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bl>
          <w:p w:rsidR="00000000" w:rsidDel="00000000" w:rsidP="00000000" w:rsidRDefault="00000000" w:rsidRPr="00000000" w14:paraId="000000A9">
            <w:pPr>
              <w:rPr>
                <w:vertAlign w:val="baseline"/>
              </w:rPr>
            </w:pPr>
            <w:r w:rsidDel="00000000" w:rsidR="00000000" w:rsidRPr="00000000">
              <w:rPr>
                <w:rtl w:val="0"/>
              </w:rPr>
            </w:r>
          </w:p>
          <w:tbl>
            <w:tblPr>
              <w:tblStyle w:val="Table20"/>
              <w:tblW w:w="82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1"/>
              <w:tblGridChange w:id="0">
                <w:tblGrid>
                  <w:gridCol w:w="8291"/>
                </w:tblGrid>
              </w:tblGridChange>
            </w:tblGrid>
            <w:tr>
              <w:trPr>
                <w:cantSplit w:val="0"/>
                <w:tblHeader w:val="0"/>
              </w:trPr>
              <w:tc>
                <w:tcPr>
                  <w:vAlign w:val="top"/>
                </w:tcPr>
                <w:p w:rsidR="00000000" w:rsidDel="00000000" w:rsidP="00000000" w:rsidRDefault="00000000" w:rsidRPr="00000000" w14:paraId="000000A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Other (not listed above)</w:t>
                  </w:r>
                  <w:r w:rsidDel="00000000" w:rsidR="00000000" w:rsidRPr="00000000">
                    <w:rPr>
                      <w:rFonts w:ascii="Arial" w:cs="Arial" w:eastAsia="Arial" w:hAnsi="Arial"/>
                      <w:color w:val="ff000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please specify:      </w:t>
                  </w:r>
                </w:p>
                <w:p w:rsidR="00000000" w:rsidDel="00000000" w:rsidP="00000000" w:rsidRDefault="00000000" w:rsidRPr="00000000" w14:paraId="000000AB">
                  <w:pPr>
                    <w:rPr>
                      <w:rFonts w:ascii="Noto Sans Symbols" w:cs="Noto Sans Symbols" w:eastAsia="Noto Sans Symbols" w:hAnsi="Noto Sans Symbols"/>
                      <w:sz w:val="20"/>
                      <w:szCs w:val="20"/>
                      <w:vertAlign w:val="baseline"/>
                    </w:rPr>
                  </w:pPr>
                  <w:r w:rsidDel="00000000" w:rsidR="00000000" w:rsidRPr="00000000">
                    <w:rPr>
                      <w:rtl w:val="0"/>
                    </w:rPr>
                  </w:r>
                </w:p>
              </w:tc>
            </w:tr>
          </w:tbl>
          <w:p w:rsidR="00000000" w:rsidDel="00000000" w:rsidP="00000000" w:rsidRDefault="00000000" w:rsidRPr="00000000" w14:paraId="000000AC">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AD">
      <w:pPr>
        <w:rPr>
          <w:rFonts w:ascii="Arial" w:cs="Arial" w:eastAsia="Arial" w:hAnsi="Arial"/>
          <w:b w:val="0"/>
          <w:bCs w:val="0"/>
          <w:sz w:val="20"/>
          <w:szCs w:val="20"/>
          <w:vertAlign w:val="baseline"/>
        </w:rPr>
      </w:pPr>
      <w:r w:rsidDel="00000000" w:rsidR="00000000" w:rsidRPr="00000000">
        <w:rPr>
          <w:rtl w:val="0"/>
        </w:rPr>
      </w:r>
    </w:p>
    <w:tbl>
      <w:tblPr>
        <w:tblStyle w:val="Table2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AE">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F">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7.3 – </w:t>
            </w:r>
            <w:r w:rsidDel="00000000" w:rsidR="00000000" w:rsidRPr="00000000">
              <w:rPr>
                <w:rFonts w:ascii="Arial" w:cs="Arial" w:eastAsia="Arial" w:hAnsi="Arial"/>
                <w:sz w:val="20"/>
                <w:szCs w:val="20"/>
                <w:vertAlign w:val="baseline"/>
                <w:rtl w:val="0"/>
              </w:rPr>
              <w:t xml:space="preserve">How will you store and make secure the data and/or material of human origin collected in the study?</w:t>
            </w:r>
            <w:r w:rsidDel="00000000" w:rsidR="00000000" w:rsidRPr="00000000">
              <w:rPr>
                <w:rtl w:val="0"/>
              </w:rPr>
            </w:r>
          </w:p>
          <w:p w:rsidR="00000000" w:rsidDel="00000000" w:rsidP="00000000" w:rsidRDefault="00000000" w:rsidRPr="00000000" w14:paraId="000000B0">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B1">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B2">
      <w:pPr>
        <w:rPr>
          <w:rFonts w:ascii="Arial" w:cs="Arial" w:eastAsia="Arial" w:hAnsi="Arial"/>
          <w:b w:val="0"/>
          <w:bCs w:val="0"/>
          <w:sz w:val="20"/>
          <w:szCs w:val="20"/>
          <w:vertAlign w:val="baseline"/>
        </w:rPr>
      </w:pPr>
      <w:r w:rsidDel="00000000" w:rsidR="00000000" w:rsidRPr="00000000">
        <w:rPr>
          <w:rtl w:val="0"/>
        </w:rPr>
      </w:r>
    </w:p>
    <w:tbl>
      <w:tblPr>
        <w:tblStyle w:val="Table2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B3">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4">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7.4 </w:t>
            </w:r>
            <w:r w:rsidDel="00000000" w:rsidR="00000000" w:rsidRPr="00000000">
              <w:rPr>
                <w:rFonts w:ascii="Arial" w:cs="Arial" w:eastAsia="Arial" w:hAnsi="Arial"/>
                <w:sz w:val="20"/>
                <w:szCs w:val="20"/>
                <w:vertAlign w:val="baseline"/>
                <w:rtl w:val="0"/>
              </w:rPr>
              <w:t xml:space="preserve">If the investigation involves storage of computerised data or other personal and sensitive data which might enable a participant to be identified, please name the person in charge of computer system security for the study?</w:t>
            </w:r>
            <w:r w:rsidDel="00000000" w:rsidR="00000000" w:rsidRPr="00000000">
              <w:rPr>
                <w:rtl w:val="0"/>
              </w:rPr>
            </w:r>
          </w:p>
          <w:p w:rsidR="00000000" w:rsidDel="00000000" w:rsidP="00000000" w:rsidRDefault="00000000" w:rsidRPr="00000000" w14:paraId="000000B5">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0B6">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B7">
      <w:pPr>
        <w:rPr>
          <w:rFonts w:ascii="Arial" w:cs="Arial" w:eastAsia="Arial" w:hAnsi="Arial"/>
          <w:b w:val="0"/>
          <w:bCs w:val="0"/>
          <w:sz w:val="20"/>
          <w:szCs w:val="20"/>
          <w:vertAlign w:val="baseline"/>
        </w:rPr>
      </w:pPr>
      <w:r w:rsidDel="00000000" w:rsidR="00000000" w:rsidRPr="00000000">
        <w:rPr>
          <w:rtl w:val="0"/>
        </w:rPr>
      </w:r>
    </w:p>
    <w:tbl>
      <w:tblPr>
        <w:tblStyle w:val="Table2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B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7.5 </w:t>
            </w:r>
            <w:r w:rsidDel="00000000" w:rsidR="00000000" w:rsidRPr="00000000">
              <w:rPr>
                <w:rFonts w:ascii="Arial" w:cs="Arial" w:eastAsia="Arial" w:hAnsi="Arial"/>
                <w:sz w:val="20"/>
                <w:szCs w:val="20"/>
                <w:vertAlign w:val="baseline"/>
                <w:rtl w:val="0"/>
              </w:rPr>
              <w:t xml:space="preserve">Does the study include use of, or planned publication of, photographs or videos</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either of</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individuals or any human material?</w:t>
            </w:r>
            <w:r w:rsidDel="00000000" w:rsidR="00000000" w:rsidRPr="00000000">
              <w:rPr>
                <w:rtl w:val="0"/>
              </w:rPr>
            </w:r>
          </w:p>
          <w:p w:rsidR="00000000" w:rsidDel="00000000" w:rsidP="00000000" w:rsidRDefault="00000000" w:rsidRPr="00000000" w14:paraId="000000B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A">
            <w:pPr>
              <w:rPr>
                <w:rFonts w:ascii="Noto Sans Symbols" w:cs="Noto Sans Symbols" w:eastAsia="Noto Sans Symbols" w:hAnsi="Noto Sans Symbols"/>
                <w:sz w:val="20"/>
                <w:szCs w:val="20"/>
                <w:vertAlign w:val="baseline"/>
              </w:rPr>
            </w:pPr>
            <w:r w:rsidDel="00000000" w:rsidR="00000000" w:rsidRPr="00000000">
              <w:rPr>
                <w:rFonts w:ascii="Arial" w:cs="Arial" w:eastAsia="Arial" w:hAnsi="Arial"/>
                <w:sz w:val="20"/>
                <w:szCs w:val="20"/>
                <w:vertAlign w:val="baseline"/>
                <w:rtl w:val="0"/>
              </w:rPr>
              <w:t xml:space="preserve">Human material                 Yes</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BB">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C">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Individuals                         Yes </w:t>
            </w: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No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B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yes to either of these, please provide a copy of the consent form which participants will be asked to sign for this purpose (</w:t>
            </w:r>
            <w:r w:rsidDel="00000000" w:rsidR="00000000" w:rsidRPr="00000000">
              <w:rPr>
                <w:rFonts w:ascii="Arial" w:cs="Arial" w:eastAsia="Arial" w:hAnsi="Arial"/>
                <w:i w:val="1"/>
                <w:iCs w:val="1"/>
                <w:sz w:val="20"/>
                <w:szCs w:val="20"/>
                <w:vertAlign w:val="baseline"/>
                <w:rtl w:val="0"/>
              </w:rPr>
              <w:t xml:space="preserve">please attach a copy to your application</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BF">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C0">
      <w:pPr>
        <w:rPr>
          <w:rFonts w:ascii="Arial" w:cs="Arial" w:eastAsia="Arial" w:hAnsi="Arial"/>
          <w:b w:val="0"/>
          <w:bCs w:val="0"/>
          <w:sz w:val="20"/>
          <w:szCs w:val="20"/>
          <w:vertAlign w:val="baseline"/>
        </w:rPr>
      </w:pPr>
      <w:r w:rsidDel="00000000" w:rsidR="00000000" w:rsidRPr="00000000">
        <w:rPr>
          <w:rtl w:val="0"/>
        </w:rPr>
      </w:r>
    </w:p>
    <w:tbl>
      <w:tblPr>
        <w:tblStyle w:val="Table2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C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2">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8 – Funding and links with external organisations</w:t>
            </w:r>
            <w:r w:rsidDel="00000000" w:rsidR="00000000" w:rsidRPr="00000000">
              <w:rPr>
                <w:rtl w:val="0"/>
              </w:rPr>
            </w:r>
          </w:p>
          <w:p w:rsidR="00000000" w:rsidDel="00000000" w:rsidP="00000000" w:rsidRDefault="00000000" w:rsidRPr="00000000" w14:paraId="000000C3">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C4">
      <w:pPr>
        <w:rPr>
          <w:rFonts w:ascii="Arial" w:cs="Arial" w:eastAsia="Arial" w:hAnsi="Arial"/>
          <w:b w:val="0"/>
          <w:bCs w:val="0"/>
          <w:sz w:val="20"/>
          <w:szCs w:val="20"/>
          <w:vertAlign w:val="baseline"/>
        </w:rPr>
      </w:pPr>
      <w:r w:rsidDel="00000000" w:rsidR="00000000" w:rsidRPr="00000000">
        <w:rPr>
          <w:rtl w:val="0"/>
        </w:rPr>
      </w:r>
    </w:p>
    <w:tbl>
      <w:tblPr>
        <w:tblStyle w:val="Table2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blHeader w:val="0"/>
        </w:trPr>
        <w:tc>
          <w:tcPr>
            <w:gridSpan w:val="2"/>
            <w:vAlign w:val="top"/>
          </w:tcPr>
          <w:p w:rsidR="00000000" w:rsidDel="00000000" w:rsidP="00000000" w:rsidRDefault="00000000" w:rsidRPr="00000000" w14:paraId="000000C5">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6">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8.1 </w:t>
            </w:r>
            <w:r w:rsidDel="00000000" w:rsidR="00000000" w:rsidRPr="00000000">
              <w:rPr>
                <w:rFonts w:ascii="Arial" w:cs="Arial" w:eastAsia="Arial" w:hAnsi="Arial"/>
                <w:sz w:val="20"/>
                <w:szCs w:val="20"/>
                <w:vertAlign w:val="baseline"/>
                <w:rtl w:val="0"/>
              </w:rPr>
              <w:t xml:space="preserve">If your work involves research which includes working with or being facilitated by those external to the University, please provide details of any organisations/individuals involved</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C7">
            <w:pPr>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Contact Name     </w:t>
            </w:r>
            <w:r w:rsidDel="00000000" w:rsidR="00000000" w:rsidRPr="00000000">
              <w:rPr>
                <w:rtl w:val="0"/>
              </w:rPr>
            </w:r>
          </w:p>
          <w:p w:rsidR="00000000" w:rsidDel="00000000" w:rsidP="00000000" w:rsidRDefault="00000000" w:rsidRPr="00000000" w14:paraId="000000CA">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CB">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Contact Name     </w:t>
            </w:r>
            <w:r w:rsidDel="00000000" w:rsidR="00000000" w:rsidRPr="00000000">
              <w:rPr>
                <w:rtl w:val="0"/>
              </w:rPr>
            </w:r>
          </w:p>
          <w:p w:rsidR="00000000" w:rsidDel="00000000" w:rsidP="00000000" w:rsidRDefault="00000000" w:rsidRPr="00000000" w14:paraId="000000CC">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Address     </w:t>
            </w:r>
            <w:r w:rsidDel="00000000" w:rsidR="00000000" w:rsidRPr="00000000">
              <w:rPr>
                <w:rtl w:val="0"/>
              </w:rPr>
            </w:r>
          </w:p>
          <w:p w:rsidR="00000000" w:rsidDel="00000000" w:rsidP="00000000" w:rsidRDefault="00000000" w:rsidRPr="00000000" w14:paraId="000000CE">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CF">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Address     </w:t>
            </w:r>
            <w:r w:rsidDel="00000000" w:rsidR="00000000" w:rsidRPr="00000000">
              <w:rPr>
                <w:rtl w:val="0"/>
              </w:rPr>
            </w:r>
          </w:p>
          <w:p w:rsidR="00000000" w:rsidDel="00000000" w:rsidP="00000000" w:rsidRDefault="00000000" w:rsidRPr="00000000" w14:paraId="000000D0">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Telephone Number     </w:t>
            </w:r>
            <w:r w:rsidDel="00000000" w:rsidR="00000000" w:rsidRPr="00000000">
              <w:rPr>
                <w:rtl w:val="0"/>
              </w:rPr>
            </w:r>
          </w:p>
          <w:p w:rsidR="00000000" w:rsidDel="00000000" w:rsidP="00000000" w:rsidRDefault="00000000" w:rsidRPr="00000000" w14:paraId="000000D2">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D3">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Telephone Number     </w:t>
            </w:r>
            <w:r w:rsidDel="00000000" w:rsidR="00000000" w:rsidRPr="00000000">
              <w:rPr>
                <w:rtl w:val="0"/>
              </w:rPr>
            </w:r>
          </w:p>
          <w:p w:rsidR="00000000" w:rsidDel="00000000" w:rsidP="00000000" w:rsidRDefault="00000000" w:rsidRPr="00000000" w14:paraId="000000D4">
            <w:pPr>
              <w:rPr>
                <w:rFonts w:ascii="Arial" w:cs="Arial" w:eastAsia="Arial" w:hAnsi="Arial"/>
                <w:sz w:val="20"/>
                <w:szCs w:val="20"/>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D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D6">
            <w:pPr>
              <w:rPr>
                <w:rFonts w:ascii="Arial" w:cs="Arial" w:eastAsia="Arial" w:hAnsi="Arial"/>
                <w:color w:val="3366ff"/>
                <w:sz w:val="20"/>
                <w:szCs w:val="20"/>
                <w:vertAlign w:val="baseline"/>
              </w:rPr>
            </w:pPr>
            <w:r w:rsidDel="00000000" w:rsidR="00000000" w:rsidRPr="00000000">
              <w:rPr>
                <w:rFonts w:ascii="Arial" w:cs="Arial" w:eastAsia="Arial" w:hAnsi="Arial"/>
                <w:sz w:val="20"/>
                <w:szCs w:val="20"/>
                <w:vertAlign w:val="baseline"/>
                <w:rtl w:val="0"/>
              </w:rPr>
              <w:t xml:space="preserve">Please </w:t>
            </w:r>
            <w:r w:rsidDel="00000000" w:rsidR="00000000" w:rsidRPr="00000000">
              <w:rPr>
                <w:rFonts w:ascii="Arial" w:cs="Arial" w:eastAsia="Arial" w:hAnsi="Arial"/>
                <w:i w:val="1"/>
                <w:iCs w:val="1"/>
                <w:sz w:val="20"/>
                <w:szCs w:val="20"/>
                <w:vertAlign w:val="baseline"/>
                <w:rtl w:val="0"/>
              </w:rPr>
              <w:t xml:space="preserve">provide a copy</w:t>
            </w:r>
            <w:r w:rsidDel="00000000" w:rsidR="00000000" w:rsidRPr="00000000">
              <w:rPr>
                <w:rFonts w:ascii="Arial" w:cs="Arial" w:eastAsia="Arial" w:hAnsi="Arial"/>
                <w:sz w:val="20"/>
                <w:szCs w:val="20"/>
                <w:vertAlign w:val="baseline"/>
                <w:rtl w:val="0"/>
              </w:rPr>
              <w:t xml:space="preserve"> of any agreement between the organisations/individuals (this should be </w:t>
            </w:r>
            <w:r w:rsidDel="00000000" w:rsidR="00000000" w:rsidRPr="00000000">
              <w:rPr>
                <w:rFonts w:ascii="Arial" w:cs="Arial" w:eastAsia="Arial" w:hAnsi="Arial"/>
                <w:i w:val="1"/>
                <w:iCs w:val="1"/>
                <w:sz w:val="20"/>
                <w:szCs w:val="20"/>
                <w:vertAlign w:val="baseline"/>
                <w:rtl w:val="0"/>
              </w:rPr>
              <w:t xml:space="preserve">attached to your application form</w:t>
            </w:r>
            <w:r w:rsidDel="00000000" w:rsidR="00000000" w:rsidRPr="00000000">
              <w:rPr>
                <w:rFonts w:ascii="Arial" w:cs="Arial" w:eastAsia="Arial" w:hAnsi="Arial"/>
                <w:sz w:val="20"/>
                <w:szCs w:val="20"/>
                <w:vertAlign w:val="baseline"/>
                <w:rtl w:val="0"/>
              </w:rPr>
              <w:t xml:space="preserve">, failure to do so may delay your application for approval, as it is good practice to receive agreements with facilitators/collaborators in advance).</w:t>
            </w:r>
            <w:r w:rsidDel="00000000" w:rsidR="00000000" w:rsidRPr="00000000">
              <w:rPr>
                <w:rFonts w:ascii="Arial" w:cs="Arial" w:eastAsia="Arial" w:hAnsi="Arial"/>
                <w:color w:val="3366ff"/>
                <w:sz w:val="20"/>
                <w:szCs w:val="20"/>
                <w:vertAlign w:val="baseline"/>
                <w:rtl w:val="0"/>
              </w:rPr>
              <w:t xml:space="preserve">  </w:t>
            </w:r>
          </w:p>
          <w:p w:rsidR="00000000" w:rsidDel="00000000" w:rsidP="00000000" w:rsidRDefault="00000000" w:rsidRPr="00000000" w14:paraId="000000D7">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Copy attached: </w:t>
            </w:r>
            <w:r w:rsidDel="00000000" w:rsidR="00000000" w:rsidRPr="00000000">
              <w:rPr>
                <w:rFonts w:ascii="Arial" w:cs="Arial" w:eastAsia="Arial" w:hAnsi="Arial"/>
                <w:sz w:val="20"/>
                <w:szCs w:val="20"/>
                <w:vertAlign w:val="baseline"/>
                <w:rtl w:val="0"/>
              </w:rPr>
              <w:t xml:space="preserve">Yes    </w:t>
            </w: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   </w:t>
            </w:r>
            <w:r w:rsidDel="00000000" w:rsidR="00000000" w:rsidRPr="00000000">
              <w:rPr>
                <w:sz w:val="20"/>
                <w:szCs w:val="20"/>
                <w:vertAlign w:val="baseline"/>
                <w:rtl w:val="0"/>
              </w:rPr>
              <w:t xml:space="preserve">☐</w:t>
            </w:r>
            <w:r w:rsidDel="00000000" w:rsidR="00000000" w:rsidRPr="00000000">
              <w:rPr>
                <w:rtl w:val="0"/>
              </w:rPr>
            </w:r>
          </w:p>
        </w:tc>
      </w:tr>
    </w:tbl>
    <w:p w:rsidR="00000000" w:rsidDel="00000000" w:rsidP="00000000" w:rsidRDefault="00000000" w:rsidRPr="00000000" w14:paraId="000000D9">
      <w:pPr>
        <w:rPr>
          <w:rFonts w:ascii="Arial" w:cs="Arial" w:eastAsia="Arial" w:hAnsi="Arial"/>
          <w:b w:val="0"/>
          <w:bCs w:val="0"/>
          <w:sz w:val="20"/>
          <w:szCs w:val="20"/>
          <w:vertAlign w:val="baseline"/>
        </w:rPr>
      </w:pPr>
      <w:r w:rsidDel="00000000" w:rsidR="00000000" w:rsidRPr="00000000">
        <w:rPr>
          <w:rtl w:val="0"/>
        </w:rPr>
      </w:r>
    </w:p>
    <w:tbl>
      <w:tblPr>
        <w:tblStyle w:val="Table2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DA">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DB">
            <w:pP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8.2 </w:t>
            </w:r>
            <w:r w:rsidDel="00000000" w:rsidR="00000000" w:rsidRPr="00000000">
              <w:rPr>
                <w:rFonts w:ascii="Arial" w:cs="Arial" w:eastAsia="Arial" w:hAnsi="Arial"/>
                <w:sz w:val="20"/>
                <w:szCs w:val="20"/>
                <w:vertAlign w:val="baseline"/>
                <w:rtl w:val="0"/>
              </w:rPr>
              <w:t xml:space="preserve">Is this study initiated/sponsored by the collaborator(s)? </w:t>
            </w:r>
          </w:p>
          <w:p w:rsidR="00000000" w:rsidDel="00000000" w:rsidP="00000000" w:rsidRDefault="00000000" w:rsidRPr="00000000" w14:paraId="000000DC">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DD">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Yes   </w:t>
            </w:r>
            <w:r w:rsidDel="00000000" w:rsidR="00000000" w:rsidRPr="00000000">
              <w:rPr>
                <w:sz w:val="20"/>
                <w:szCs w:val="20"/>
                <w:vertAlign w:val="baseline"/>
                <w:rtl w:val="0"/>
              </w:rPr>
              <w:t xml:space="preserve">☐</w:t>
            </w:r>
            <w:r w:rsidDel="00000000" w:rsidR="00000000" w:rsidRPr="00000000">
              <w:rPr>
                <w:rFonts w:ascii="Arial" w:cs="Arial" w:eastAsia="Arial" w:hAnsi="Arial"/>
                <w:sz w:val="20"/>
                <w:szCs w:val="20"/>
                <w:vertAlign w:val="baseline"/>
                <w:rtl w:val="0"/>
              </w:rPr>
              <w:tab/>
              <w:t xml:space="preserve">No</w:t>
            </w:r>
            <w:r w:rsidDel="00000000" w:rsidR="00000000" w:rsidRPr="00000000">
              <w:rPr>
                <w:sz w:val="20"/>
                <w:szCs w:val="20"/>
                <w:vertAlign w:val="baseline"/>
                <w:rtl w:val="0"/>
              </w:rPr>
              <w:t xml:space="preserve">  ☐</w:t>
            </w:r>
            <w:r w:rsidDel="00000000" w:rsidR="00000000" w:rsidRPr="00000000">
              <w:rPr>
                <w:rFonts w:ascii="Arial" w:cs="Arial" w:eastAsia="Arial" w:hAnsi="Arial"/>
                <w:sz w:val="20"/>
                <w:szCs w:val="20"/>
                <w:vertAlign w:val="baseline"/>
                <w:rtl w:val="0"/>
              </w:rPr>
              <w:br w:type="textWrapping"/>
              <w:br w:type="textWrapping"/>
              <w:t xml:space="preserve">If yes, give the </w:t>
            </w:r>
            <w:r w:rsidDel="00000000" w:rsidR="00000000" w:rsidRPr="00000000">
              <w:rPr>
                <w:rFonts w:ascii="Arial" w:cs="Arial" w:eastAsia="Arial" w:hAnsi="Arial"/>
                <w:b w:val="1"/>
                <w:bCs w:val="1"/>
                <w:sz w:val="20"/>
                <w:szCs w:val="20"/>
                <w:vertAlign w:val="baseline"/>
                <w:rtl w:val="0"/>
              </w:rPr>
              <w:t xml:space="preserve">name</w:t>
            </w:r>
            <w:r w:rsidDel="00000000" w:rsidR="00000000" w:rsidRPr="00000000">
              <w:rPr>
                <w:rFonts w:ascii="Arial" w:cs="Arial" w:eastAsia="Arial" w:hAnsi="Arial"/>
                <w:sz w:val="20"/>
                <w:szCs w:val="20"/>
                <w:vertAlign w:val="baseline"/>
                <w:rtl w:val="0"/>
              </w:rPr>
              <w:t xml:space="preserve"> of the organisation/individual:      </w:t>
              <w:br w:type="textWrapping"/>
            </w:r>
            <w:r w:rsidDel="00000000" w:rsidR="00000000" w:rsidRPr="00000000">
              <w:rPr>
                <w:rtl w:val="0"/>
              </w:rPr>
            </w:r>
          </w:p>
          <w:p w:rsidR="00000000" w:rsidDel="00000000" w:rsidP="00000000" w:rsidRDefault="00000000" w:rsidRPr="00000000" w14:paraId="000000D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What benefits will you receive, if any, for conducting this research by the organisation or individual named above, please state:      </w:t>
              <w:br w:type="textWrapping"/>
            </w:r>
          </w:p>
          <w:p w:rsidR="00000000" w:rsidDel="00000000" w:rsidP="00000000" w:rsidRDefault="00000000" w:rsidRPr="00000000" w14:paraId="000000DF">
            <w:pP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8.3. </w:t>
            </w:r>
            <w:r w:rsidDel="00000000" w:rsidR="00000000" w:rsidRPr="00000000">
              <w:rPr>
                <w:rFonts w:ascii="Arial" w:cs="Arial" w:eastAsia="Arial" w:hAnsi="Arial"/>
                <w:sz w:val="20"/>
                <w:szCs w:val="20"/>
                <w:vertAlign w:val="baseline"/>
                <w:rtl w:val="0"/>
              </w:rPr>
              <w:t xml:space="preserve">Do you have any relationship with the organisation/individual: </w:t>
              <w:br w:type="textWrapping"/>
              <w:br w:type="textWrapping"/>
              <w:t xml:space="preserve">Yes   </w:t>
            </w:r>
            <w:r w:rsidDel="00000000" w:rsidR="00000000" w:rsidRPr="00000000">
              <w:rPr>
                <w:sz w:val="20"/>
                <w:szCs w:val="20"/>
                <w:vertAlign w:val="baseline"/>
                <w:rtl w:val="0"/>
              </w:rPr>
              <w:t xml:space="preserve">☐</w:t>
            </w:r>
            <w:r w:rsidDel="00000000" w:rsidR="00000000" w:rsidRPr="00000000">
              <w:rPr>
                <w:rFonts w:ascii="Noto Sans Symbols" w:cs="Noto Sans Symbols" w:eastAsia="Noto Sans Symbols" w:hAnsi="Noto Sans Symbols"/>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No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E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yes, please provide details:      </w:t>
            </w:r>
          </w:p>
          <w:p w:rsidR="00000000" w:rsidDel="00000000" w:rsidP="00000000" w:rsidRDefault="00000000" w:rsidRPr="00000000" w14:paraId="000000E2">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E3">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4">
      <w:pPr>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tbl>
      <w:tblPr>
        <w:tblStyle w:val="Table2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E5">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6">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9 – Insurance </w:t>
            </w:r>
            <w:r w:rsidDel="00000000" w:rsidR="00000000" w:rsidRPr="00000000">
              <w:rPr>
                <w:rtl w:val="0"/>
              </w:rPr>
            </w:r>
          </w:p>
          <w:p w:rsidR="00000000" w:rsidDel="00000000" w:rsidP="00000000" w:rsidRDefault="00000000" w:rsidRPr="00000000" w14:paraId="000000E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uncertain about answering any questions in this section, please contact the University’s Insurance Officer; Procurement, Finance Department) – For any research undertaken away from the University it is the responsibility of the Principal Investigator and Researchers to ensure that adequate insurance cover is in place before the commencement.</w:t>
            </w:r>
          </w:p>
        </w:tc>
      </w:tr>
    </w:tbl>
    <w:p w:rsidR="00000000" w:rsidDel="00000000" w:rsidP="00000000" w:rsidRDefault="00000000" w:rsidRPr="00000000" w14:paraId="000000E8">
      <w:pPr>
        <w:rPr>
          <w:rFonts w:ascii="Arial" w:cs="Arial" w:eastAsia="Arial" w:hAnsi="Arial"/>
          <w:b w:val="0"/>
          <w:bCs w:val="0"/>
          <w:sz w:val="20"/>
          <w:szCs w:val="20"/>
          <w:vertAlign w:val="baseline"/>
        </w:rPr>
      </w:pPr>
      <w:r w:rsidDel="00000000" w:rsidR="00000000" w:rsidRPr="00000000">
        <w:rPr>
          <w:rtl w:val="0"/>
        </w:rPr>
      </w:r>
    </w:p>
    <w:tbl>
      <w:tblPr>
        <w:tblStyle w:val="Table2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E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A">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9.1. </w:t>
            </w:r>
            <w:r w:rsidDel="00000000" w:rsidR="00000000" w:rsidRPr="00000000">
              <w:rPr>
                <w:rFonts w:ascii="Arial" w:cs="Arial" w:eastAsia="Arial" w:hAnsi="Arial"/>
                <w:sz w:val="20"/>
                <w:szCs w:val="20"/>
                <w:vertAlign w:val="baseline"/>
                <w:rtl w:val="0"/>
              </w:rPr>
              <w:t xml:space="preserve">Are all of the investigators/researchers either employees or students of the University of Westminster?</w:t>
            </w:r>
            <w:r w:rsidDel="00000000" w:rsidR="00000000" w:rsidRPr="00000000">
              <w:rPr>
                <w:rtl w:val="0"/>
              </w:rPr>
            </w:r>
          </w:p>
          <w:p w:rsidR="00000000" w:rsidDel="00000000" w:rsidP="00000000" w:rsidRDefault="00000000" w:rsidRPr="00000000" w14:paraId="000000EB">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C">
            <w:pPr>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Yes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E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E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no, please provide evidence of insurance cover, including:</w:t>
            </w:r>
          </w:p>
          <w:p w:rsidR="00000000" w:rsidDel="00000000" w:rsidP="00000000" w:rsidRDefault="00000000" w:rsidRPr="00000000" w14:paraId="000000F1">
            <w:pPr>
              <w:numPr>
                <w:ilvl w:val="0"/>
                <w:numId w:val="1"/>
              </w:numPr>
              <w:ind w:left="720" w:hanging="360"/>
              <w:rPr>
                <w:sz w:val="20"/>
                <w:szCs w:val="20"/>
              </w:rPr>
            </w:pPr>
            <w:r w:rsidDel="00000000" w:rsidR="00000000" w:rsidRPr="00000000">
              <w:rPr>
                <w:rFonts w:ascii="Arial" w:cs="Arial" w:eastAsia="Arial" w:hAnsi="Arial"/>
                <w:sz w:val="20"/>
                <w:szCs w:val="20"/>
                <w:vertAlign w:val="baseline"/>
                <w:rtl w:val="0"/>
              </w:rPr>
              <w:t xml:space="preserve">list of all people involved in the investigation</w:t>
            </w:r>
          </w:p>
          <w:p w:rsidR="00000000" w:rsidDel="00000000" w:rsidP="00000000" w:rsidRDefault="00000000" w:rsidRPr="00000000" w14:paraId="000000F2">
            <w:pPr>
              <w:numPr>
                <w:ilvl w:val="0"/>
                <w:numId w:val="1"/>
              </w:numPr>
              <w:ind w:left="720" w:hanging="360"/>
              <w:rPr>
                <w:sz w:val="20"/>
                <w:szCs w:val="20"/>
              </w:rPr>
            </w:pPr>
            <w:r w:rsidDel="00000000" w:rsidR="00000000" w:rsidRPr="00000000">
              <w:rPr>
                <w:rFonts w:ascii="Arial" w:cs="Arial" w:eastAsia="Arial" w:hAnsi="Arial"/>
                <w:sz w:val="20"/>
                <w:szCs w:val="20"/>
                <w:vertAlign w:val="baseline"/>
                <w:rtl w:val="0"/>
              </w:rPr>
              <w:t xml:space="preserve">details of the form this cover will take </w:t>
            </w:r>
          </w:p>
          <w:p w:rsidR="00000000" w:rsidDel="00000000" w:rsidP="00000000" w:rsidRDefault="00000000" w:rsidRPr="00000000" w14:paraId="000000F3">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F4">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tbl>
      <w:tblPr>
        <w:tblStyle w:val="Table29"/>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F6">
            <w:pPr>
              <w:rPr>
                <w:rFonts w:ascii="Arial" w:cs="Arial" w:eastAsia="Arial" w:hAnsi="Arial"/>
                <w:b w:val="0"/>
                <w:bCs w:val="0"/>
                <w:i w:val="0"/>
                <w:i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10 – Declarations.</w:t>
            </w:r>
            <w:r w:rsidDel="00000000" w:rsidR="00000000" w:rsidRPr="00000000">
              <w:rPr>
                <w:rFonts w:ascii="Arial" w:cs="Arial" w:eastAsia="Arial" w:hAnsi="Arial"/>
                <w:b w:val="1"/>
                <w:bCs w:val="1"/>
                <w:i w:val="1"/>
                <w:iCs w:val="1"/>
                <w:sz w:val="20"/>
                <w:szCs w:val="20"/>
                <w:vertAlign w:val="baseline"/>
                <w:rtl w:val="0"/>
              </w:rPr>
              <w:t xml:space="preserve"> This Section should be read carefully and must be completed by all applicants</w:t>
            </w:r>
            <w:r w:rsidDel="00000000" w:rsidR="00000000" w:rsidRPr="00000000">
              <w:rPr>
                <w:rtl w:val="0"/>
              </w:rPr>
            </w:r>
          </w:p>
          <w:p w:rsidR="00000000" w:rsidDel="00000000" w:rsidP="00000000" w:rsidRDefault="00000000" w:rsidRPr="00000000" w14:paraId="000000F7">
            <w:pPr>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0F8">
            <w:pPr>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All students must ensure that the supervisor signs the declaration at Section 10.3</w:t>
            </w:r>
            <w:r w:rsidDel="00000000" w:rsidR="00000000" w:rsidRPr="00000000">
              <w:rPr>
                <w:rtl w:val="0"/>
              </w:rPr>
            </w:r>
          </w:p>
          <w:p w:rsidR="00000000" w:rsidDel="00000000" w:rsidP="00000000" w:rsidRDefault="00000000" w:rsidRPr="00000000" w14:paraId="000000F9">
            <w:pPr>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0FA">
            <w:pPr>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All staff must ensure that their Dean of Faculty or Faculty Research Director (or nominee), as appropriate, signs the declaration at Section 10.3</w:t>
            </w:r>
            <w:r w:rsidDel="00000000" w:rsidR="00000000" w:rsidRPr="00000000">
              <w:rPr>
                <w:rtl w:val="0"/>
              </w:rPr>
            </w:r>
          </w:p>
          <w:p w:rsidR="00000000" w:rsidDel="00000000" w:rsidP="00000000" w:rsidRDefault="00000000" w:rsidRPr="00000000" w14:paraId="000000FB">
            <w:pPr>
              <w:ind w:left="360" w:firstLine="0"/>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FC">
      <w:pPr>
        <w:rPr>
          <w:vertAlign w:val="baseline"/>
        </w:rPr>
      </w:pPr>
      <w:r w:rsidDel="00000000" w:rsidR="00000000" w:rsidRPr="00000000">
        <w:rPr>
          <w:rtl w:val="0"/>
        </w:rPr>
      </w:r>
    </w:p>
    <w:tbl>
      <w:tblPr>
        <w:tblStyle w:val="Table30"/>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0FD">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10.1 Data Protection Act and Freedom of Information Act</w:t>
            </w:r>
            <w:r w:rsidDel="00000000" w:rsidR="00000000" w:rsidRPr="00000000">
              <w:rPr>
                <w:rtl w:val="0"/>
              </w:rPr>
            </w:r>
          </w:p>
          <w:p w:rsidR="00000000" w:rsidDel="00000000" w:rsidP="00000000" w:rsidRDefault="00000000" w:rsidRPr="00000000" w14:paraId="000000FE">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FF">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 understand that </w:t>
            </w:r>
            <w:r w:rsidDel="00000000" w:rsidR="00000000" w:rsidRPr="00000000">
              <w:rPr>
                <w:rtl w:val="0"/>
              </w:rPr>
            </w:r>
          </w:p>
          <w:p w:rsidR="00000000" w:rsidDel="00000000" w:rsidP="00000000" w:rsidRDefault="00000000" w:rsidRPr="00000000" w14:paraId="00000100">
            <w:pPr>
              <w:numPr>
                <w:ilvl w:val="0"/>
                <w:numId w:val="2"/>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the information provided on this form is subject to the Data Protection Act 1998 and the Freedom of Information Act 2000. </w:t>
            </w:r>
          </w:p>
          <w:p w:rsidR="00000000" w:rsidDel="00000000" w:rsidP="00000000" w:rsidRDefault="00000000" w:rsidRPr="00000000" w14:paraId="00000101">
            <w:pPr>
              <w:numPr>
                <w:ilvl w:val="0"/>
                <w:numId w:val="2"/>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this form may be disclosed as a result of a Data Protection Act Subject Access Request </w:t>
            </w:r>
          </w:p>
          <w:p w:rsidR="00000000" w:rsidDel="00000000" w:rsidP="00000000" w:rsidRDefault="00000000" w:rsidRPr="00000000" w14:paraId="00000102">
            <w:pPr>
              <w:numPr>
                <w:ilvl w:val="0"/>
                <w:numId w:val="2"/>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this form may be disclosed as a result of a request for information under the Freedom of Information Act 2000. </w:t>
            </w:r>
          </w:p>
          <w:p w:rsidR="00000000" w:rsidDel="00000000" w:rsidP="00000000" w:rsidRDefault="00000000" w:rsidRPr="00000000" w14:paraId="00000103">
            <w:pPr>
              <w:numPr>
                <w:ilvl w:val="0"/>
                <w:numId w:val="2"/>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I must ensure that any subjects selected for study are made aware of their rights and our obligations under the Data Protection Act 1998. </w:t>
            </w:r>
          </w:p>
          <w:p w:rsidR="00000000" w:rsidDel="00000000" w:rsidP="00000000" w:rsidRDefault="00000000" w:rsidRPr="00000000" w14:paraId="00000104">
            <w:pPr>
              <w:numPr>
                <w:ilvl w:val="0"/>
                <w:numId w:val="2"/>
              </w:numPr>
              <w:ind w:left="720" w:hanging="360"/>
              <w:jc w:val="both"/>
              <w:rPr>
                <w:sz w:val="20"/>
                <w:szCs w:val="20"/>
              </w:rPr>
            </w:pPr>
            <w:r w:rsidDel="00000000" w:rsidR="00000000" w:rsidRPr="00000000">
              <w:rPr>
                <w:rFonts w:ascii="Arial" w:cs="Arial" w:eastAsia="Arial" w:hAnsi="Arial"/>
                <w:sz w:val="20"/>
                <w:szCs w:val="20"/>
                <w:vertAlign w:val="baseline"/>
                <w:rtl w:val="0"/>
              </w:rPr>
              <w:t xml:space="preserve">I must ensure that sponsors are made aware that the University of Westminster is subject to the Freedom of Information Act 2000. </w:t>
            </w:r>
          </w:p>
          <w:p w:rsidR="00000000" w:rsidDel="00000000" w:rsidP="00000000" w:rsidRDefault="00000000" w:rsidRPr="00000000" w14:paraId="0000010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6">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07">
      <w:pPr>
        <w:rPr>
          <w:rFonts w:ascii="Arial" w:cs="Arial" w:eastAsia="Arial" w:hAnsi="Arial"/>
          <w:b w:val="0"/>
          <w:bCs w:val="0"/>
          <w:sz w:val="20"/>
          <w:szCs w:val="20"/>
          <w:vertAlign w:val="baseline"/>
        </w:rPr>
      </w:pPr>
      <w:r w:rsidDel="00000000" w:rsidR="00000000" w:rsidRPr="00000000">
        <w:rPr>
          <w:rtl w:val="0"/>
        </w:rPr>
      </w:r>
    </w:p>
    <w:tbl>
      <w:tblPr>
        <w:tblStyle w:val="Table3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10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10.2  Applicant declaration</w:t>
            </w:r>
            <w:r w:rsidDel="00000000" w:rsidR="00000000" w:rsidRPr="00000000">
              <w:rPr>
                <w:rtl w:val="0"/>
              </w:rPr>
            </w:r>
          </w:p>
          <w:p w:rsidR="00000000" w:rsidDel="00000000" w:rsidP="00000000" w:rsidRDefault="00000000" w:rsidRPr="00000000" w14:paraId="0000010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0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information I have given on this form is true, complete and to the best of my knowledge correct:</w:t>
            </w:r>
          </w:p>
          <w:p w:rsidR="00000000" w:rsidDel="00000000" w:rsidP="00000000" w:rsidRDefault="00000000" w:rsidRPr="00000000" w14:paraId="0000010B">
            <w:pPr>
              <w:rPr>
                <w:rFonts w:ascii="Arial" w:cs="Arial" w:eastAsia="Arial" w:hAnsi="Arial"/>
                <w:b w:val="0"/>
                <w:bCs w:val="0"/>
                <w:sz w:val="20"/>
                <w:szCs w:val="20"/>
                <w:vertAlign w:val="baseline"/>
              </w:rPr>
            </w:pPr>
            <w:r w:rsidDel="00000000" w:rsidR="00000000" w:rsidRPr="00000000">
              <w:rPr>
                <w:rtl w:val="0"/>
              </w:rPr>
            </w:r>
          </w:p>
          <w:tbl>
            <w:tblPr>
              <w:tblStyle w:val="Table32"/>
              <w:tblW w:w="8291.0" w:type="dxa"/>
              <w:jc w:val="left"/>
              <w:tblLayout w:type="fixed"/>
              <w:tblLook w:val="0000"/>
            </w:tblPr>
            <w:tblGrid>
              <w:gridCol w:w="4145"/>
              <w:gridCol w:w="4146"/>
              <w:tblGridChange w:id="0">
                <w:tblGrid>
                  <w:gridCol w:w="4145"/>
                  <w:gridCol w:w="4146"/>
                </w:tblGrid>
              </w:tblGridChange>
            </w:tblGrid>
            <w:tr>
              <w:trPr>
                <w:cantSplit w:val="0"/>
                <w:tblHeader w:val="0"/>
              </w:trPr>
              <w:tc>
                <w:tcPr>
                  <w:vAlign w:val="top"/>
                </w:tcPr>
                <w:p w:rsidR="00000000" w:rsidDel="00000000" w:rsidP="00000000" w:rsidRDefault="00000000" w:rsidRPr="00000000" w14:paraId="0000010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Name of Applicant:      </w:t>
                  </w:r>
                </w:p>
                <w:p w:rsidR="00000000" w:rsidDel="00000000" w:rsidP="00000000" w:rsidRDefault="00000000" w:rsidRPr="00000000" w14:paraId="0000010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0E">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Signature*:      </w:t>
                  </w:r>
                </w:p>
              </w:tc>
            </w:tr>
            <w:tr>
              <w:trPr>
                <w:cantSplit w:val="0"/>
                <w:tblHeader w:val="0"/>
              </w:trPr>
              <w:tc>
                <w:tcPr>
                  <w:vAlign w:val="top"/>
                </w:tcPr>
                <w:p w:rsidR="00000000" w:rsidDel="00000000" w:rsidP="00000000" w:rsidRDefault="00000000" w:rsidRPr="00000000" w14:paraId="0000011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Date      </w:t>
                  </w:r>
                </w:p>
                <w:p w:rsidR="00000000" w:rsidDel="00000000" w:rsidP="00000000" w:rsidRDefault="00000000" w:rsidRPr="00000000" w14:paraId="00000111">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12">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3">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14">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15">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It is the responsibility of the Principal Investigator/researcher to refer to the University of Westminster ‘</w:t>
      </w:r>
      <w:r w:rsidDel="00000000" w:rsidR="00000000" w:rsidRPr="00000000">
        <w:rPr>
          <w:rFonts w:ascii="Arial" w:cs="Arial" w:eastAsia="Arial" w:hAnsi="Arial"/>
          <w:b w:val="1"/>
          <w:bCs w:val="1"/>
          <w:i w:val="1"/>
          <w:iCs w:val="1"/>
          <w:sz w:val="20"/>
          <w:szCs w:val="20"/>
          <w:vertAlign w:val="baseline"/>
          <w:rtl w:val="0"/>
        </w:rPr>
        <w:t xml:space="preserve">Code of Practice Governing the Ethical Conduct of Research’ </w:t>
      </w:r>
      <w:r w:rsidDel="00000000" w:rsidR="00000000" w:rsidRPr="00000000">
        <w:rPr>
          <w:rFonts w:ascii="Arial" w:cs="Arial" w:eastAsia="Arial" w:hAnsi="Arial"/>
          <w:b w:val="1"/>
          <w:bCs w:val="1"/>
          <w:sz w:val="20"/>
          <w:szCs w:val="20"/>
          <w:vertAlign w:val="baseline"/>
          <w:rtl w:val="0"/>
        </w:rPr>
        <w:t xml:space="preserve">and to consult their Supervisor/Dean of Faculty/ Faculty Research Director</w:t>
      </w:r>
      <w:r w:rsidDel="00000000" w:rsidR="00000000" w:rsidRPr="00000000">
        <w:rPr>
          <w:rtl w:val="0"/>
        </w:rPr>
      </w:r>
    </w:p>
    <w:p w:rsidR="00000000" w:rsidDel="00000000" w:rsidP="00000000" w:rsidRDefault="00000000" w:rsidRPr="00000000" w14:paraId="00000116">
      <w:pPr>
        <w:rPr>
          <w:rFonts w:ascii="Arial" w:cs="Arial" w:eastAsia="Arial" w:hAnsi="Arial"/>
          <w:b w:val="0"/>
          <w:bCs w:val="0"/>
          <w:sz w:val="22"/>
          <w:szCs w:val="22"/>
          <w:vertAlign w:val="baseline"/>
        </w:rPr>
      </w:pPr>
      <w:r w:rsidDel="00000000" w:rsidR="00000000" w:rsidRPr="00000000">
        <w:rPr>
          <w:rtl w:val="0"/>
        </w:rPr>
      </w:r>
    </w:p>
    <w:tbl>
      <w:tblPr>
        <w:tblStyle w:val="Table3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11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1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10.3 Supervisor/Dean of Faculty/ Faculty Research Director (or nominee) declaration</w:t>
            </w:r>
            <w:r w:rsidDel="00000000" w:rsidR="00000000" w:rsidRPr="00000000">
              <w:rPr>
                <w:rtl w:val="0"/>
              </w:rPr>
            </w:r>
          </w:p>
          <w:p w:rsidR="00000000" w:rsidDel="00000000" w:rsidP="00000000" w:rsidRDefault="00000000" w:rsidRPr="00000000" w14:paraId="0000011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1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 accordance with the University’s </w:t>
            </w:r>
            <w:r w:rsidDel="00000000" w:rsidR="00000000" w:rsidRPr="00000000">
              <w:rPr>
                <w:rFonts w:ascii="Arial" w:cs="Arial" w:eastAsia="Arial" w:hAnsi="Arial"/>
                <w:b w:val="1"/>
                <w:bCs w:val="1"/>
                <w:sz w:val="20"/>
                <w:szCs w:val="20"/>
                <w:vertAlign w:val="baseline"/>
                <w:rtl w:val="0"/>
              </w:rPr>
              <w:t xml:space="preserve">Code of Practice Governing the Ethical Conduct of Research</w:t>
            </w:r>
            <w:r w:rsidDel="00000000" w:rsidR="00000000" w:rsidRPr="00000000">
              <w:rPr>
                <w:rFonts w:ascii="Arial" w:cs="Arial" w:eastAsia="Arial" w:hAnsi="Arial"/>
                <w:sz w:val="20"/>
                <w:szCs w:val="20"/>
                <w:vertAlign w:val="baseline"/>
                <w:rtl w:val="0"/>
              </w:rPr>
              <w:t xml:space="preserve">, I agree that </w:t>
            </w:r>
          </w:p>
          <w:p w:rsidR="00000000" w:rsidDel="00000000" w:rsidP="00000000" w:rsidRDefault="00000000" w:rsidRPr="00000000" w14:paraId="0000011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 the applicant named in 1.2 and 10.2 above should submit their proposal to the University Research Ethics Committee (UREC) for consideration</w:t>
            </w:r>
          </w:p>
          <w:p w:rsidR="00000000" w:rsidDel="00000000" w:rsidP="00000000" w:rsidRDefault="00000000" w:rsidRPr="00000000" w14:paraId="0000011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 The information given on this form is true, complete and to the best of my knowledge correct:</w:t>
            </w:r>
          </w:p>
          <w:p w:rsidR="00000000" w:rsidDel="00000000" w:rsidP="00000000" w:rsidRDefault="00000000" w:rsidRPr="00000000" w14:paraId="0000011D">
            <w:pPr>
              <w:rPr>
                <w:rFonts w:ascii="Arial" w:cs="Arial" w:eastAsia="Arial" w:hAnsi="Arial"/>
                <w:b w:val="0"/>
                <w:bCs w:val="0"/>
                <w:sz w:val="20"/>
                <w:szCs w:val="20"/>
                <w:vertAlign w:val="baseline"/>
              </w:rPr>
            </w:pPr>
            <w:r w:rsidDel="00000000" w:rsidR="00000000" w:rsidRPr="00000000">
              <w:rPr>
                <w:rtl w:val="0"/>
              </w:rPr>
            </w:r>
          </w:p>
          <w:tbl>
            <w:tblPr>
              <w:tblStyle w:val="Table34"/>
              <w:tblW w:w="8217.0" w:type="dxa"/>
              <w:jc w:val="left"/>
              <w:tblLayout w:type="fixed"/>
              <w:tblLook w:val="0000"/>
            </w:tblPr>
            <w:tblGrid>
              <w:gridCol w:w="8217"/>
              <w:tblGridChange w:id="0">
                <w:tblGrid>
                  <w:gridCol w:w="8217"/>
                </w:tblGrid>
              </w:tblGridChange>
            </w:tblGrid>
            <w:tr>
              <w:trPr>
                <w:cantSplit w:val="0"/>
                <w:tblHeader w:val="0"/>
              </w:trPr>
              <w:tc>
                <w:tcPr>
                  <w:vAlign w:val="top"/>
                </w:tcPr>
                <w:p w:rsidR="00000000" w:rsidDel="00000000" w:rsidP="00000000" w:rsidRDefault="00000000" w:rsidRPr="00000000" w14:paraId="0000011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Name of Supervisor/Dean of Faculty/Faculty Research Director:</w:t>
                  </w:r>
                </w:p>
                <w:p w:rsidR="00000000" w:rsidDel="00000000" w:rsidP="00000000" w:rsidRDefault="00000000" w:rsidRPr="00000000" w14:paraId="0000011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2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Signature*:      </w:t>
                  </w:r>
                </w:p>
                <w:p w:rsidR="00000000" w:rsidDel="00000000" w:rsidP="00000000" w:rsidRDefault="00000000" w:rsidRPr="00000000" w14:paraId="00000122">
                  <w:pPr>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Date:      </w:t>
                  </w:r>
                </w:p>
                <w:p w:rsidR="00000000" w:rsidDel="00000000" w:rsidP="00000000" w:rsidRDefault="00000000" w:rsidRPr="00000000" w14:paraId="00000124">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25">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26">
      <w:pPr>
        <w:rPr>
          <w:rFonts w:ascii="Arial" w:cs="Arial" w:eastAsia="Arial" w:hAnsi="Arial"/>
          <w:b w:val="0"/>
          <w:bCs w:val="0"/>
          <w:sz w:val="20"/>
          <w:szCs w:val="20"/>
          <w:vertAlign w:val="baseline"/>
        </w:rPr>
      </w:pPr>
      <w:r w:rsidDel="00000000" w:rsidR="00000000" w:rsidRPr="00000000">
        <w:rPr>
          <w:rtl w:val="0"/>
        </w:rPr>
      </w:r>
    </w:p>
    <w:tbl>
      <w:tblPr>
        <w:tblStyle w:val="Table3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2"/>
        <w:tblGridChange w:id="0">
          <w:tblGrid>
            <w:gridCol w:w="8522"/>
          </w:tblGrid>
        </w:tblGridChange>
      </w:tblGrid>
      <w:tr>
        <w:trPr>
          <w:cantSplit w:val="0"/>
          <w:tblHeader w:val="0"/>
        </w:trPr>
        <w:tc>
          <w:tcPr>
            <w:vAlign w:val="top"/>
          </w:tcPr>
          <w:p w:rsidR="00000000" w:rsidDel="00000000" w:rsidP="00000000" w:rsidRDefault="00000000" w:rsidRPr="00000000" w14:paraId="0000012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2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Section 11- Any other relevant information or supporting documentation</w:t>
            </w:r>
            <w:r w:rsidDel="00000000" w:rsidR="00000000" w:rsidRPr="00000000">
              <w:rPr>
                <w:rtl w:val="0"/>
              </w:rPr>
            </w:r>
          </w:p>
          <w:p w:rsidR="00000000" w:rsidDel="00000000" w:rsidP="00000000" w:rsidRDefault="00000000" w:rsidRPr="00000000" w14:paraId="0000012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2A">
            <w:pP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11.1.  </w:t>
            </w:r>
            <w:r w:rsidDel="00000000" w:rsidR="00000000" w:rsidRPr="00000000">
              <w:rPr>
                <w:rFonts w:ascii="Arial" w:cs="Arial" w:eastAsia="Arial" w:hAnsi="Arial"/>
                <w:sz w:val="20"/>
                <w:szCs w:val="20"/>
                <w:vertAlign w:val="baseline"/>
                <w:rtl w:val="0"/>
              </w:rPr>
              <w:t xml:space="preserve">Please use this space to provide any further relevant information supporting your application (optional):      </w:t>
            </w:r>
          </w:p>
          <w:p w:rsidR="00000000" w:rsidDel="00000000" w:rsidP="00000000" w:rsidRDefault="00000000" w:rsidRPr="00000000" w14:paraId="0000012B">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C">
            <w:pP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11.2. </w:t>
            </w:r>
            <w:r w:rsidDel="00000000" w:rsidR="00000000" w:rsidRPr="00000000">
              <w:rPr>
                <w:rFonts w:ascii="Arial" w:cs="Arial" w:eastAsia="Arial" w:hAnsi="Arial"/>
                <w:sz w:val="20"/>
                <w:szCs w:val="20"/>
                <w:vertAlign w:val="baseline"/>
                <w:rtl w:val="0"/>
              </w:rPr>
              <w:t xml:space="preserve">If providing documentation additional to the Application Form, please provide a cover sheet of all documents submitted and their version number, this will enable your progress to be tracked more efficiently. </w:t>
            </w:r>
          </w:p>
          <w:p w:rsidR="00000000" w:rsidDel="00000000" w:rsidP="00000000" w:rsidRDefault="00000000" w:rsidRPr="00000000" w14:paraId="0000012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2E">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2F">
      <w:pPr>
        <w:rPr>
          <w:rFonts w:ascii="Arial" w:cs="Arial" w:eastAsia="Arial" w:hAnsi="Arial"/>
          <w:b w:val="0"/>
          <w:bCs w:val="0"/>
          <w:i w:val="0"/>
          <w:iCs w:val="0"/>
          <w:color w:val="002060"/>
          <w:sz w:val="20"/>
          <w:szCs w:val="20"/>
          <w:vertAlign w:val="baseline"/>
        </w:rPr>
      </w:pPr>
      <w:r w:rsidDel="00000000" w:rsidR="00000000" w:rsidRPr="00000000">
        <w:rPr>
          <w:rFonts w:ascii="Arial" w:cs="Arial" w:eastAsia="Arial" w:hAnsi="Arial"/>
          <w:b w:val="1"/>
          <w:bCs w:val="1"/>
          <w:i w:val="1"/>
          <w:iCs w:val="1"/>
          <w:color w:val="800000"/>
          <w:sz w:val="20"/>
          <w:szCs w:val="20"/>
          <w:vertAlign w:val="baseline"/>
          <w:rtl w:val="0"/>
        </w:rPr>
        <w:br w:type="textWrapping"/>
        <w:br w:type="textWrapping"/>
      </w:r>
      <w:r w:rsidDel="00000000" w:rsidR="00000000" w:rsidRPr="00000000">
        <w:rPr>
          <w:rFonts w:ascii="Arial" w:cs="Arial" w:eastAsia="Arial" w:hAnsi="Arial"/>
          <w:b w:val="1"/>
          <w:bCs w:val="1"/>
          <w:i w:val="1"/>
          <w:iCs w:val="1"/>
          <w:color w:val="002060"/>
          <w:sz w:val="20"/>
          <w:szCs w:val="20"/>
          <w:vertAlign w:val="baseline"/>
          <w:rtl w:val="0"/>
        </w:rPr>
        <w:t xml:space="preserve">*Signatures can be provided scanned or by confirmation email to the Secretary. </w:t>
      </w:r>
      <w:r w:rsidDel="00000000" w:rsidR="00000000" w:rsidRPr="00000000">
        <w:rPr>
          <w:rtl w:val="0"/>
        </w:rPr>
      </w:r>
    </w:p>
    <w:p w:rsidR="00000000" w:rsidDel="00000000" w:rsidP="00000000" w:rsidRDefault="00000000" w:rsidRPr="00000000" w14:paraId="00000130">
      <w:pPr>
        <w:rPr>
          <w:rFonts w:ascii="Arial" w:cs="Arial" w:eastAsia="Arial" w:hAnsi="Arial"/>
          <w:color w:val="002060"/>
          <w:sz w:val="20"/>
          <w:szCs w:val="20"/>
          <w:vertAlign w:val="baseline"/>
        </w:rPr>
      </w:pPr>
      <w:r w:rsidDel="00000000" w:rsidR="00000000" w:rsidRPr="00000000">
        <w:rPr>
          <w:rtl w:val="0"/>
        </w:rPr>
      </w:r>
    </w:p>
    <w:p w:rsidR="00000000" w:rsidDel="00000000" w:rsidP="00000000" w:rsidRDefault="00000000" w:rsidRPr="00000000" w14:paraId="00000131">
      <w:pPr>
        <w:rPr>
          <w:rFonts w:ascii="Arial" w:cs="Arial" w:eastAsia="Arial" w:hAnsi="Arial"/>
          <w:b w:val="0"/>
          <w:bCs w:val="0"/>
          <w:color w:val="002060"/>
          <w:sz w:val="20"/>
          <w:szCs w:val="20"/>
          <w:vertAlign w:val="baseline"/>
        </w:rPr>
      </w:pPr>
      <w:r w:rsidDel="00000000" w:rsidR="00000000" w:rsidRPr="00000000">
        <w:rPr>
          <w:rFonts w:ascii="Arial" w:cs="Arial" w:eastAsia="Arial" w:hAnsi="Arial"/>
          <w:b w:val="1"/>
          <w:bCs w:val="1"/>
          <w:color w:val="002060"/>
          <w:sz w:val="20"/>
          <w:szCs w:val="20"/>
          <w:vertAlign w:val="baseline"/>
          <w:rtl w:val="0"/>
        </w:rPr>
        <w:t xml:space="preserve">Please send your completed form by e-mail (pdf format preferred) to:</w:t>
        <w:br w:type="textWrapping"/>
        <w:br w:type="textWrapping"/>
      </w:r>
      <w:r w:rsidDel="00000000" w:rsidR="00000000" w:rsidRPr="00000000">
        <w:rPr>
          <w:rtl w:val="0"/>
        </w:rPr>
      </w:r>
    </w:p>
    <w:p w:rsidR="00000000" w:rsidDel="00000000" w:rsidP="00000000" w:rsidRDefault="00000000" w:rsidRPr="00000000" w14:paraId="00000132">
      <w:pPr>
        <w:rPr>
          <w:rFonts w:ascii="Arial" w:cs="Arial" w:eastAsia="Arial" w:hAnsi="Arial"/>
          <w:b w:val="0"/>
          <w:bCs w:val="0"/>
          <w:color w:val="002060"/>
          <w:sz w:val="20"/>
          <w:szCs w:val="20"/>
          <w:vertAlign w:val="baseline"/>
        </w:rPr>
      </w:pPr>
      <w:r w:rsidDel="00000000" w:rsidR="00000000" w:rsidRPr="00000000">
        <w:rPr>
          <w:rFonts w:ascii="Arial" w:cs="Arial" w:eastAsia="Arial" w:hAnsi="Arial"/>
          <w:b w:val="1"/>
          <w:bCs w:val="1"/>
          <w:color w:val="002060"/>
          <w:sz w:val="20"/>
          <w:szCs w:val="20"/>
          <w:vertAlign w:val="baseline"/>
          <w:rtl w:val="0"/>
        </w:rPr>
        <w:t xml:space="preserve">Secretary; </w:t>
      </w:r>
      <w:sdt>
        <w:sdtPr>
          <w:id w:val="-1391548929"/>
          <w:tag w:val="goog_rdk_0"/>
        </w:sdtPr>
        <w:sdtContent>
          <w:ins w:author="Huzma Kelly" w:id="0" w:date="1970-01-01T00:00:01Z">
            <w:r w:rsidDel="00000000" w:rsidR="00000000" w:rsidRPr="00000000">
              <w:rPr>
                <w:rFonts w:ascii="Arial" w:cs="Arial" w:eastAsia="Arial" w:hAnsi="Arial"/>
                <w:b w:val="1"/>
                <w:bCs w:val="1"/>
                <w:color w:val="002060"/>
                <w:sz w:val="20"/>
                <w:szCs w:val="20"/>
                <w:vertAlign w:val="baseline"/>
                <w:rtl w:val="0"/>
              </w:rPr>
              <w:t xml:space="preserve">Faculty Research Ethics Committee:</w:t>
            </w:r>
          </w:ins>
        </w:sdtContent>
      </w:sdt>
      <w:r w:rsidDel="00000000" w:rsidR="00000000" w:rsidRPr="00000000">
        <w:rPr>
          <w:rtl w:val="0"/>
        </w:rPr>
      </w:r>
    </w:p>
    <w:p w:rsidR="00000000" w:rsidDel="00000000" w:rsidP="00000000" w:rsidRDefault="00000000" w:rsidRPr="00000000" w14:paraId="00000133">
      <w:pPr>
        <w:rPr>
          <w:rFonts w:ascii="Arial" w:cs="Arial" w:eastAsia="Arial" w:hAnsi="Arial"/>
          <w:b w:val="0"/>
          <w:bCs w:val="0"/>
          <w:color w:val="002060"/>
          <w:sz w:val="20"/>
          <w:szCs w:val="20"/>
          <w:vertAlign w:val="baseline"/>
        </w:rPr>
      </w:pPr>
      <w:r w:rsidDel="00000000" w:rsidR="00000000" w:rsidRPr="00000000">
        <w:rPr>
          <w:rtl w:val="0"/>
        </w:rPr>
      </w:r>
    </w:p>
    <w:tbl>
      <w:tblPr>
        <w:tblStyle w:val="Table36"/>
        <w:tblW w:w="8426.0" w:type="dxa"/>
        <w:jc w:val="left"/>
        <w:tblInd w:w="-1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593"/>
        <w:gridCol w:w="2009"/>
        <w:gridCol w:w="1824"/>
        <w:tblGridChange w:id="0">
          <w:tblGrid>
            <w:gridCol w:w="4593"/>
            <w:gridCol w:w="2009"/>
            <w:gridCol w:w="182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Arial" w:cs="Arial" w:eastAsia="Arial" w:hAnsi="Arial"/>
                <w:b w:val="0"/>
                <w:bCs w:val="0"/>
                <w:color w:val="002060"/>
                <w:sz w:val="20"/>
                <w:szCs w:val="20"/>
                <w:vertAlign w:val="baseline"/>
              </w:rPr>
            </w:pPr>
            <w:sdt>
              <w:sdtPr>
                <w:id w:val="-1066355634"/>
                <w:tag w:val="goog_rdk_2"/>
              </w:sdtPr>
              <w:sdtContent>
                <w:ins w:author="Huzma Kelly" w:id="1" w:date="1970-01-01T00:00:01Z">
                  <w:r w:rsidDel="00000000" w:rsidR="00000000" w:rsidRPr="00000000">
                    <w:rPr>
                      <w:rFonts w:ascii="Arial" w:cs="Arial" w:eastAsia="Arial" w:hAnsi="Arial"/>
                      <w:b w:val="1"/>
                      <w:bCs w:val="1"/>
                      <w:color w:val="002060"/>
                      <w:sz w:val="20"/>
                      <w:szCs w:val="20"/>
                      <w:vertAlign w:val="baseline"/>
                      <w:rtl w:val="0"/>
                    </w:rPr>
                    <w:t xml:space="preserve">Faculty</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Arial" w:cs="Arial" w:eastAsia="Arial" w:hAnsi="Arial"/>
                <w:b w:val="0"/>
                <w:bCs w:val="0"/>
                <w:color w:val="002060"/>
                <w:sz w:val="20"/>
                <w:szCs w:val="20"/>
                <w:vertAlign w:val="baseline"/>
              </w:rPr>
            </w:pPr>
            <w:sdt>
              <w:sdtPr>
                <w:id w:val="-1794530135"/>
                <w:tag w:val="goog_rdk_4"/>
              </w:sdtPr>
              <w:sdtContent>
                <w:ins w:author="Huzma Kelly" w:id="2" w:date="1970-01-01T00:00:01Z">
                  <w:r w:rsidDel="00000000" w:rsidR="00000000" w:rsidRPr="00000000">
                    <w:rPr>
                      <w:rFonts w:ascii="Arial" w:cs="Arial" w:eastAsia="Arial" w:hAnsi="Arial"/>
                      <w:b w:val="1"/>
                      <w:bCs w:val="1"/>
                      <w:color w:val="002060"/>
                      <w:sz w:val="20"/>
                      <w:szCs w:val="20"/>
                      <w:vertAlign w:val="baseline"/>
                      <w:rtl w:val="0"/>
                    </w:rPr>
                    <w:t xml:space="preserve">Chair</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Arial" w:cs="Arial" w:eastAsia="Arial" w:hAnsi="Arial"/>
                <w:b w:val="0"/>
                <w:bCs w:val="0"/>
                <w:color w:val="002060"/>
                <w:sz w:val="20"/>
                <w:szCs w:val="20"/>
                <w:vertAlign w:val="baseline"/>
              </w:rPr>
            </w:pPr>
            <w:sdt>
              <w:sdtPr>
                <w:id w:val="-1304694698"/>
                <w:tag w:val="goog_rdk_6"/>
              </w:sdtPr>
              <w:sdtContent>
                <w:ins w:author="Huzma Kelly" w:id="3" w:date="1970-01-01T00:00:01Z">
                  <w:r w:rsidDel="00000000" w:rsidR="00000000" w:rsidRPr="00000000">
                    <w:rPr>
                      <w:rFonts w:ascii="Arial" w:cs="Arial" w:eastAsia="Arial" w:hAnsi="Arial"/>
                      <w:b w:val="1"/>
                      <w:bCs w:val="1"/>
                      <w:color w:val="002060"/>
                      <w:sz w:val="20"/>
                      <w:szCs w:val="20"/>
                      <w:vertAlign w:val="baseline"/>
                      <w:rtl w:val="0"/>
                    </w:rPr>
                    <w:t xml:space="preserve">Secretary</w:t>
                  </w:r>
                </w:ins>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Arial" w:cs="Arial" w:eastAsia="Arial" w:hAnsi="Arial"/>
                <w:b w:val="0"/>
                <w:bCs w:val="0"/>
                <w:color w:val="002060"/>
                <w:sz w:val="20"/>
                <w:szCs w:val="20"/>
                <w:vertAlign w:val="baseline"/>
              </w:rPr>
            </w:pPr>
            <w:sdt>
              <w:sdtPr>
                <w:id w:val="200148450"/>
                <w:tag w:val="goog_rdk_8"/>
              </w:sdtPr>
              <w:sdtContent>
                <w:ins w:author="Huzma Kelly" w:id="4" w:date="1970-01-01T00:00:01Z">
                  <w:r w:rsidDel="00000000" w:rsidR="00000000" w:rsidRPr="00000000">
                    <w:rPr>
                      <w:rFonts w:ascii="Arial" w:cs="Arial" w:eastAsia="Arial" w:hAnsi="Arial"/>
                      <w:b w:val="1"/>
                      <w:bCs w:val="1"/>
                      <w:color w:val="002060"/>
                      <w:sz w:val="20"/>
                      <w:szCs w:val="20"/>
                      <w:vertAlign w:val="baseline"/>
                      <w:rtl w:val="0"/>
                    </w:rPr>
                    <w:t xml:space="preserve">Architecture and the Built Environment</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Arial" w:cs="Arial" w:eastAsia="Arial" w:hAnsi="Arial"/>
                <w:b w:val="0"/>
                <w:bCs w:val="0"/>
                <w:color w:val="002060"/>
                <w:sz w:val="20"/>
                <w:szCs w:val="20"/>
                <w:vertAlign w:val="baseline"/>
              </w:rPr>
            </w:pPr>
            <w:sdt>
              <w:sdtPr>
                <w:id w:val="1900417873"/>
                <w:tag w:val="goog_rdk_10"/>
              </w:sdtPr>
              <w:sdtContent>
                <w:ins w:author="Huzma Kelly" w:id="5" w:date="1970-01-01T00:00:01Z">
                  <w:r w:rsidDel="00000000" w:rsidR="00000000" w:rsidRPr="00000000">
                    <w:fldChar w:fldCharType="begin"/>
                  </w:r>
                  <w:r w:rsidDel="00000000" w:rsidR="00000000" w:rsidRPr="00000000">
                    <w:instrText xml:space="preserve">HYPERLINK "mailto:baileyn@westminster.ac.uk"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Professor Nick Bailey</w:t>
                  </w:r>
                  <w:r w:rsidDel="00000000" w:rsidR="00000000" w:rsidRPr="00000000">
                    <w:fldChar w:fldCharType="end"/>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Arial" w:cs="Arial" w:eastAsia="Arial" w:hAnsi="Arial"/>
                <w:b w:val="0"/>
                <w:bCs w:val="0"/>
                <w:color w:val="002060"/>
                <w:sz w:val="20"/>
                <w:szCs w:val="20"/>
                <w:vertAlign w:val="baseline"/>
              </w:rPr>
            </w:pPr>
            <w:sdt>
              <w:sdtPr>
                <w:id w:val="1185569085"/>
                <w:tag w:val="goog_rdk_12"/>
              </w:sdtPr>
              <w:sdtContent>
                <w:ins w:author="Huzma Kelly" w:id="6" w:date="1970-01-01T00:00:01Z">
                  <w:r w:rsidDel="00000000" w:rsidR="00000000" w:rsidRPr="00000000">
                    <w:fldChar w:fldCharType="begin"/>
                  </w:r>
                  <w:r w:rsidDel="00000000" w:rsidR="00000000" w:rsidRPr="00000000">
                    <w:instrText xml:space="preserve">HYPERLINK "mailto:C.Davis@westminster.ac.uk"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Colette Davis</w:t>
                  </w:r>
                  <w:r w:rsidDel="00000000" w:rsidR="00000000" w:rsidRPr="00000000">
                    <w:fldChar w:fldCharType="end"/>
                  </w:r>
                  <w:r w:rsidDel="00000000" w:rsidR="00000000" w:rsidRPr="00000000">
                    <w:rPr>
                      <w:rFonts w:ascii="Arial" w:cs="Arial" w:eastAsia="Arial" w:hAnsi="Arial"/>
                      <w:b w:val="1"/>
                      <w:bCs w:val="1"/>
                      <w:color w:val="002060"/>
                      <w:sz w:val="20"/>
                      <w:szCs w:val="20"/>
                      <w:vertAlign w:val="baseline"/>
                      <w:rtl w:val="0"/>
                    </w:rPr>
                    <w:t xml:space="preserve"> </w:t>
                  </w:r>
                </w:ins>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Arial" w:cs="Arial" w:eastAsia="Arial" w:hAnsi="Arial"/>
                <w:b w:val="0"/>
                <w:bCs w:val="0"/>
                <w:color w:val="002060"/>
                <w:sz w:val="20"/>
                <w:szCs w:val="20"/>
                <w:vertAlign w:val="baseline"/>
              </w:rPr>
            </w:pPr>
            <w:sdt>
              <w:sdtPr>
                <w:id w:val="-1400948294"/>
                <w:tag w:val="goog_rdk_14"/>
              </w:sdtPr>
              <w:sdtContent>
                <w:ins w:author="Huzma Kelly" w:id="7" w:date="1970-01-01T00:00:01Z">
                  <w:r w:rsidDel="00000000" w:rsidR="00000000" w:rsidRPr="00000000">
                    <w:rPr>
                      <w:rFonts w:ascii="Arial" w:cs="Arial" w:eastAsia="Arial" w:hAnsi="Arial"/>
                      <w:b w:val="1"/>
                      <w:bCs w:val="1"/>
                      <w:color w:val="002060"/>
                      <w:sz w:val="20"/>
                      <w:szCs w:val="20"/>
                      <w:vertAlign w:val="baseline"/>
                      <w:rtl w:val="0"/>
                    </w:rPr>
                    <w:t xml:space="preserve">Media Arts and Design</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Arial" w:cs="Arial" w:eastAsia="Arial" w:hAnsi="Arial"/>
                <w:b w:val="0"/>
                <w:bCs w:val="0"/>
                <w:color w:val="002060"/>
                <w:sz w:val="20"/>
                <w:szCs w:val="20"/>
                <w:vertAlign w:val="baseline"/>
              </w:rPr>
            </w:pPr>
            <w:sdt>
              <w:sdtPr>
                <w:id w:val="905671929"/>
                <w:tag w:val="goog_rdk_16"/>
              </w:sdtPr>
              <w:sdtContent>
                <w:ins w:author="Huzma Kelly" w:id="8" w:date="1970-01-01T00:00:01Z">
                  <w:r w:rsidDel="00000000" w:rsidR="00000000" w:rsidRPr="00000000">
                    <w:fldChar w:fldCharType="begin"/>
                  </w:r>
                  <w:r w:rsidDel="00000000" w:rsidR="00000000" w:rsidRPr="00000000">
                    <w:instrText xml:space="preserve">HYPERLINK "mailto:mcnichc@westminster.ac.uk"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Dr Anthony Mcnicholas</w:t>
                  </w:r>
                  <w:r w:rsidDel="00000000" w:rsidR="00000000" w:rsidRPr="00000000">
                    <w:fldChar w:fldCharType="end"/>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Arial" w:cs="Arial" w:eastAsia="Arial" w:hAnsi="Arial"/>
                <w:b w:val="0"/>
                <w:bCs w:val="0"/>
                <w:color w:val="002060"/>
                <w:sz w:val="20"/>
                <w:szCs w:val="20"/>
                <w:vertAlign w:val="baseline"/>
              </w:rPr>
            </w:pPr>
            <w:sdt>
              <w:sdtPr>
                <w:id w:val="1274956363"/>
                <w:tag w:val="goog_rdk_18"/>
              </w:sdtPr>
              <w:sdtContent>
                <w:ins w:author="Huzma Kelly" w:id="9" w:date="1970-01-01T00:00:01Z">
                  <w:r w:rsidDel="00000000" w:rsidR="00000000" w:rsidRPr="00000000">
                    <w:fldChar w:fldCharType="begin"/>
                  </w:r>
                  <w:r w:rsidDel="00000000" w:rsidR="00000000" w:rsidRPr="00000000">
                    <w:instrText xml:space="preserve">HYPERLINK "mailto:f.ahmad6@westminster.ac.uk"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Fauzia Ahmad</w:t>
                  </w:r>
                  <w:r w:rsidDel="00000000" w:rsidR="00000000" w:rsidRPr="00000000">
                    <w:fldChar w:fldCharType="end"/>
                  </w:r>
                </w:ins>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Arial" w:cs="Arial" w:eastAsia="Arial" w:hAnsi="Arial"/>
                <w:b w:val="0"/>
                <w:bCs w:val="0"/>
                <w:color w:val="002060"/>
                <w:sz w:val="20"/>
                <w:szCs w:val="20"/>
                <w:vertAlign w:val="baseline"/>
              </w:rPr>
            </w:pPr>
            <w:sdt>
              <w:sdtPr>
                <w:id w:val="2119856471"/>
                <w:tag w:val="goog_rdk_20"/>
              </w:sdtPr>
              <w:sdtContent>
                <w:ins w:author="Huzma Kelly" w:id="10" w:date="1970-01-01T00:00:01Z">
                  <w:r w:rsidDel="00000000" w:rsidR="00000000" w:rsidRPr="00000000">
                    <w:rPr>
                      <w:rFonts w:ascii="Arial" w:cs="Arial" w:eastAsia="Arial" w:hAnsi="Arial"/>
                      <w:b w:val="1"/>
                      <w:bCs w:val="1"/>
                      <w:color w:val="002060"/>
                      <w:sz w:val="20"/>
                      <w:szCs w:val="20"/>
                      <w:vertAlign w:val="baseline"/>
                      <w:rtl w:val="0"/>
                    </w:rPr>
                    <w:t xml:space="preserve">Science and Technology</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Arial" w:cs="Arial" w:eastAsia="Arial" w:hAnsi="Arial"/>
                <w:b w:val="0"/>
                <w:bCs w:val="0"/>
                <w:color w:val="002060"/>
                <w:sz w:val="20"/>
                <w:szCs w:val="20"/>
                <w:vertAlign w:val="baseline"/>
              </w:rPr>
            </w:pPr>
            <w:sdt>
              <w:sdtPr>
                <w:id w:val="-977003934"/>
                <w:tag w:val="goog_rdk_22"/>
              </w:sdtPr>
              <w:sdtContent>
                <w:ins w:author="Huzma Kelly" w:id="11" w:date="1970-01-01T00:00:01Z">
                  <w:r w:rsidDel="00000000" w:rsidR="00000000" w:rsidRPr="00000000">
                    <w:fldChar w:fldCharType="begin"/>
                  </w:r>
                  <w:r w:rsidDel="00000000" w:rsidR="00000000" w:rsidRPr="00000000">
                    <w:instrText xml:space="preserve">HYPERLINK "mailto:j.colwell@westminster.ac.uk"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Dr John Colwell</w:t>
                  </w:r>
                  <w:r w:rsidDel="00000000" w:rsidR="00000000" w:rsidRPr="00000000">
                    <w:fldChar w:fldCharType="end"/>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Arial" w:cs="Arial" w:eastAsia="Arial" w:hAnsi="Arial"/>
                <w:b w:val="0"/>
                <w:bCs w:val="0"/>
                <w:color w:val="002060"/>
                <w:sz w:val="20"/>
                <w:szCs w:val="20"/>
                <w:vertAlign w:val="baseline"/>
              </w:rPr>
            </w:pPr>
            <w:sdt>
              <w:sdtPr>
                <w:id w:val="-255888472"/>
                <w:tag w:val="goog_rdk_24"/>
              </w:sdtPr>
              <w:sdtContent>
                <w:ins w:author="Huzma Kelly" w:id="12" w:date="1970-01-01T00:00:01Z">
                  <w:r w:rsidDel="00000000" w:rsidR="00000000" w:rsidRPr="00000000">
                    <w:fldChar w:fldCharType="begin"/>
                  </w:r>
                  <w:r w:rsidDel="00000000" w:rsidR="00000000" w:rsidRPr="00000000">
                    <w:instrText xml:space="preserve">HYPERLINK "mailto:m.j.walton@westminster.ac.uk"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Mandy Walton</w:t>
                  </w:r>
                  <w:r w:rsidDel="00000000" w:rsidR="00000000" w:rsidRPr="00000000">
                    <w:fldChar w:fldCharType="end"/>
                  </w:r>
                </w:ins>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Arial" w:cs="Arial" w:eastAsia="Arial" w:hAnsi="Arial"/>
                <w:b w:val="0"/>
                <w:bCs w:val="0"/>
                <w:color w:val="002060"/>
                <w:sz w:val="20"/>
                <w:szCs w:val="20"/>
                <w:vertAlign w:val="baseline"/>
              </w:rPr>
            </w:pPr>
            <w:sdt>
              <w:sdtPr>
                <w:id w:val="-1177526881"/>
                <w:tag w:val="goog_rdk_26"/>
              </w:sdtPr>
              <w:sdtContent>
                <w:ins w:author="Huzma Kelly" w:id="13" w:date="1970-01-01T00:00:01Z">
                  <w:r w:rsidDel="00000000" w:rsidR="00000000" w:rsidRPr="00000000">
                    <w:rPr>
                      <w:rFonts w:ascii="Arial" w:cs="Arial" w:eastAsia="Arial" w:hAnsi="Arial"/>
                      <w:b w:val="1"/>
                      <w:bCs w:val="1"/>
                      <w:color w:val="002060"/>
                      <w:sz w:val="20"/>
                      <w:szCs w:val="20"/>
                      <w:vertAlign w:val="baseline"/>
                      <w:rtl w:val="0"/>
                    </w:rPr>
                    <w:t xml:space="preserve">Science and Technology Psychology Department Sub Committee</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Arial" w:cs="Arial" w:eastAsia="Arial" w:hAnsi="Arial"/>
                <w:b w:val="0"/>
                <w:bCs w:val="0"/>
                <w:color w:val="002060"/>
                <w:sz w:val="20"/>
                <w:szCs w:val="20"/>
                <w:vertAlign w:val="baseline"/>
              </w:rPr>
            </w:pPr>
            <w:sdt>
              <w:sdtPr>
                <w:id w:val="-603764751"/>
                <w:tag w:val="goog_rdk_28"/>
              </w:sdtPr>
              <w:sdtContent>
                <w:ins w:author="Huzma Kelly" w:id="14" w:date="1970-01-01T00:00:01Z">
                  <w:r w:rsidDel="00000000" w:rsidR="00000000" w:rsidRPr="00000000">
                    <w:fldChar w:fldCharType="begin"/>
                  </w:r>
                  <w:r w:rsidDel="00000000" w:rsidR="00000000" w:rsidRPr="00000000">
                    <w:instrText xml:space="preserve">HYPERLINK "mailto:l.i.boubert@westminster.ac.uk"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Dr Laura Boubert</w:t>
                  </w:r>
                  <w:r w:rsidDel="00000000" w:rsidR="00000000" w:rsidRPr="00000000">
                    <w:fldChar w:fldCharType="end"/>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Arial" w:cs="Arial" w:eastAsia="Arial" w:hAnsi="Arial"/>
                <w:b w:val="0"/>
                <w:bCs w:val="0"/>
                <w:color w:val="002060"/>
                <w:sz w:val="20"/>
                <w:szCs w:val="20"/>
                <w:vertAlign w:val="baseline"/>
              </w:rPr>
            </w:pPr>
            <w:sdt>
              <w:sdtPr>
                <w:id w:val="-1611502999"/>
                <w:tag w:val="goog_rdk_30"/>
              </w:sdtPr>
              <w:sdtContent>
                <w:ins w:author="Huzma Kelly" w:id="15" w:date="1970-01-01T00:00:01Z">
                  <w:r w:rsidDel="00000000" w:rsidR="00000000" w:rsidRPr="00000000">
                    <w:rPr>
                      <w:rFonts w:ascii="Arial" w:cs="Arial" w:eastAsia="Arial" w:hAnsi="Arial"/>
                      <w:b w:val="1"/>
                      <w:bCs w:val="1"/>
                      <w:color w:val="002060"/>
                      <w:sz w:val="20"/>
                      <w:szCs w:val="20"/>
                      <w:vertAlign w:val="baseline"/>
                      <w:rtl w:val="0"/>
                    </w:rPr>
                    <w:t xml:space="preserve">TBC</w:t>
                  </w:r>
                </w:ins>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Arial" w:cs="Arial" w:eastAsia="Arial" w:hAnsi="Arial"/>
                <w:b w:val="0"/>
                <w:bCs w:val="0"/>
                <w:color w:val="002060"/>
                <w:sz w:val="20"/>
                <w:szCs w:val="20"/>
                <w:vertAlign w:val="baseline"/>
              </w:rPr>
            </w:pPr>
            <w:sdt>
              <w:sdtPr>
                <w:id w:val="-35009724"/>
                <w:tag w:val="goog_rdk_32"/>
              </w:sdtPr>
              <w:sdtContent>
                <w:ins w:author="Huzma Kelly" w:id="16" w:date="1970-01-01T00:00:01Z">
                  <w:r w:rsidDel="00000000" w:rsidR="00000000" w:rsidRPr="00000000">
                    <w:rPr>
                      <w:rFonts w:ascii="Arial" w:cs="Arial" w:eastAsia="Arial" w:hAnsi="Arial"/>
                      <w:b w:val="1"/>
                      <w:bCs w:val="1"/>
                      <w:color w:val="002060"/>
                      <w:sz w:val="20"/>
                      <w:szCs w:val="20"/>
                      <w:vertAlign w:val="baseline"/>
                      <w:rtl w:val="0"/>
                    </w:rPr>
                    <w:t xml:space="preserve">Social Sciences and Humanity</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Arial" w:cs="Arial" w:eastAsia="Arial" w:hAnsi="Arial"/>
                <w:b w:val="0"/>
                <w:bCs w:val="0"/>
                <w:color w:val="002060"/>
                <w:sz w:val="20"/>
                <w:szCs w:val="20"/>
                <w:vertAlign w:val="baseline"/>
              </w:rPr>
            </w:pPr>
            <w:sdt>
              <w:sdtPr>
                <w:id w:val="1962920863"/>
                <w:tag w:val="goog_rdk_34"/>
              </w:sdtPr>
              <w:sdtContent>
                <w:ins w:author="Huzma Kelly" w:id="17" w:date="1970-01-01T00:00:01Z">
                  <w:r w:rsidDel="00000000" w:rsidR="00000000" w:rsidRPr="00000000">
                    <w:fldChar w:fldCharType="begin"/>
                  </w:r>
                  <w:r w:rsidDel="00000000" w:rsidR="00000000" w:rsidRPr="00000000">
                    <w:instrText xml:space="preserve">HYPERLINK "mailto:m.roscini@westminster.ac.uk"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Professor Marco Roscini</w:t>
                  </w:r>
                  <w:r w:rsidDel="00000000" w:rsidR="00000000" w:rsidRPr="00000000">
                    <w:fldChar w:fldCharType="end"/>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Arial" w:cs="Arial" w:eastAsia="Arial" w:hAnsi="Arial"/>
                <w:b w:val="0"/>
                <w:bCs w:val="0"/>
                <w:color w:val="002060"/>
                <w:sz w:val="20"/>
                <w:szCs w:val="20"/>
                <w:vertAlign w:val="baseline"/>
              </w:rPr>
            </w:pPr>
            <w:sdt>
              <w:sdtPr>
                <w:id w:val="-232839322"/>
                <w:tag w:val="goog_rdk_36"/>
              </w:sdtPr>
              <w:sdtContent>
                <w:ins w:author="Huzma Kelly" w:id="18" w:date="1970-01-01T00:00:01Z">
                  <w:r w:rsidDel="00000000" w:rsidR="00000000" w:rsidRPr="00000000">
                    <w:fldChar w:fldCharType="begin"/>
                  </w:r>
                  <w:r w:rsidDel="00000000" w:rsidR="00000000" w:rsidRPr="00000000">
                    <w:instrText xml:space="preserve">HYPERLINK "mailto:v.greyedwards@westminster.ac.uk"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Victoria Grey-Edwards</w:t>
                  </w:r>
                  <w:r w:rsidDel="00000000" w:rsidR="00000000" w:rsidRPr="00000000">
                    <w:fldChar w:fldCharType="end"/>
                  </w:r>
                </w:ins>
              </w:sdtContent>
            </w:sdt>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Arial" w:cs="Arial" w:eastAsia="Arial" w:hAnsi="Arial"/>
                <w:b w:val="0"/>
                <w:bCs w:val="0"/>
                <w:color w:val="002060"/>
                <w:sz w:val="20"/>
                <w:szCs w:val="20"/>
                <w:vertAlign w:val="baseline"/>
              </w:rPr>
            </w:pPr>
            <w:sdt>
              <w:sdtPr>
                <w:id w:val="-1604672526"/>
                <w:tag w:val="goog_rdk_38"/>
              </w:sdtPr>
              <w:sdtContent>
                <w:ins w:author="Huzma Kelly" w:id="19" w:date="1970-01-01T00:00:01Z">
                  <w:r w:rsidDel="00000000" w:rsidR="00000000" w:rsidRPr="00000000">
                    <w:rPr>
                      <w:rFonts w:ascii="Arial" w:cs="Arial" w:eastAsia="Arial" w:hAnsi="Arial"/>
                      <w:b w:val="1"/>
                      <w:bCs w:val="1"/>
                      <w:color w:val="002060"/>
                      <w:sz w:val="20"/>
                      <w:szCs w:val="20"/>
                      <w:vertAlign w:val="baseline"/>
                      <w:rtl w:val="0"/>
                    </w:rPr>
                    <w:t xml:space="preserve">Westminster Business School</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Arial" w:cs="Arial" w:eastAsia="Arial" w:hAnsi="Arial"/>
                <w:b w:val="0"/>
                <w:bCs w:val="0"/>
                <w:color w:val="002060"/>
                <w:sz w:val="20"/>
                <w:szCs w:val="20"/>
                <w:vertAlign w:val="baseline"/>
              </w:rPr>
            </w:pPr>
            <w:sdt>
              <w:sdtPr>
                <w:id w:val="-1129194530"/>
                <w:tag w:val="goog_rdk_40"/>
              </w:sdtPr>
              <w:sdtContent>
                <w:ins w:author="Huzma Kelly" w:id="20" w:date="1970-01-01T00:00:01Z">
                  <w:r w:rsidDel="00000000" w:rsidR="00000000" w:rsidRPr="00000000">
                    <w:fldChar w:fldCharType="begin"/>
                  </w:r>
                  <w:r w:rsidDel="00000000" w:rsidR="00000000" w:rsidRPr="00000000">
                    <w:instrText xml:space="preserve">HYPERLINK "mailto:C.Davis@westminster.ac.uk"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Petar Sudar</w:t>
                  </w:r>
                  <w:r w:rsidDel="00000000" w:rsidR="00000000" w:rsidRPr="00000000">
                    <w:fldChar w:fldCharType="end"/>
                  </w:r>
                  <w:r w:rsidDel="00000000" w:rsidR="00000000" w:rsidRPr="00000000">
                    <w:rPr>
                      <w:rFonts w:ascii="Arial" w:cs="Arial" w:eastAsia="Arial" w:hAnsi="Arial"/>
                      <w:b w:val="1"/>
                      <w:bCs w:val="1"/>
                      <w:color w:val="002060"/>
                      <w:sz w:val="20"/>
                      <w:szCs w:val="20"/>
                      <w:vertAlign w:val="baseline"/>
                      <w:rtl w:val="0"/>
                    </w:rPr>
                    <w:t xml:space="preserve"> </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Arial" w:cs="Arial" w:eastAsia="Arial" w:hAnsi="Arial"/>
                <w:b w:val="0"/>
                <w:bCs w:val="0"/>
                <w:color w:val="002060"/>
                <w:sz w:val="20"/>
                <w:szCs w:val="20"/>
                <w:vertAlign w:val="baseline"/>
              </w:rPr>
            </w:pPr>
            <w:sdt>
              <w:sdtPr>
                <w:id w:val="-1108222271"/>
                <w:tag w:val="goog_rdk_42"/>
              </w:sdtPr>
              <w:sdtContent>
                <w:ins w:author="Huzma Kelly" w:id="21" w:date="1970-01-01T00:00:01Z">
                  <w:r w:rsidDel="00000000" w:rsidR="00000000" w:rsidRPr="00000000">
                    <w:fldChar w:fldCharType="begin"/>
                  </w:r>
                  <w:r w:rsidDel="00000000" w:rsidR="00000000" w:rsidRPr="00000000">
                    <w:instrText xml:space="preserve">HYPERLINK "mailto:h.worley@westminster.ac.uk"</w:instrText>
                  </w:r>
                  <w:r w:rsidDel="00000000" w:rsidR="00000000" w:rsidRPr="00000000">
                    <w:fldChar w:fldCharType="separate"/>
                  </w:r>
                  <w:r w:rsidDel="00000000" w:rsidR="00000000" w:rsidRPr="00000000">
                    <w:rPr>
                      <w:rFonts w:ascii="Arial" w:cs="Arial" w:eastAsia="Arial" w:hAnsi="Arial"/>
                      <w:b w:val="1"/>
                      <w:bCs w:val="1"/>
                      <w:color w:val="0000ff"/>
                      <w:sz w:val="20"/>
                      <w:szCs w:val="20"/>
                      <w:u w:val="single"/>
                      <w:vertAlign w:val="baseline"/>
                      <w:rtl w:val="0"/>
                    </w:rPr>
                    <w:t xml:space="preserve">Haydn Worley</w:t>
                  </w:r>
                  <w:r w:rsidDel="00000000" w:rsidR="00000000" w:rsidRPr="00000000">
                    <w:fldChar w:fldCharType="end"/>
                  </w:r>
                </w:ins>
              </w:sdtContent>
            </w:sdt>
            <w:r w:rsidDel="00000000" w:rsidR="00000000" w:rsidRPr="00000000">
              <w:rPr>
                <w:rtl w:val="0"/>
              </w:rPr>
            </w:r>
          </w:p>
        </w:tc>
      </w:tr>
    </w:tbl>
    <w:p w:rsidR="00000000" w:rsidDel="00000000" w:rsidP="00000000" w:rsidRDefault="00000000" w:rsidRPr="00000000" w14:paraId="00000149">
      <w:pPr>
        <w:rPr>
          <w:rFonts w:ascii="Arial" w:cs="Arial" w:eastAsia="Arial" w:hAnsi="Arial"/>
          <w:b w:val="0"/>
          <w:bCs w:val="0"/>
          <w:color w:val="1f497d"/>
          <w:sz w:val="20"/>
          <w:szCs w:val="20"/>
          <w:vertAlign w:val="baseline"/>
        </w:rPr>
      </w:pPr>
      <w:r w:rsidDel="00000000" w:rsidR="00000000" w:rsidRPr="00000000">
        <w:rPr>
          <w:rtl w:val="0"/>
        </w:rPr>
      </w:r>
    </w:p>
    <w:p w:rsidR="00000000" w:rsidDel="00000000" w:rsidP="00000000" w:rsidRDefault="00000000" w:rsidRPr="00000000" w14:paraId="0000014A">
      <w:pPr>
        <w:rP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800" w:right="18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Author: Dr Bob Odle, Academic Registrar’s Department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Version: V1.1 - 10 Sept 2013 - 2013/2014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Author: Dr Bob Odle, Academic Registrar’s Department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Version: V1.1 2013/2014 </w:t>
    </w:r>
    <w:sdt>
      <w:sdtPr>
        <w:id w:val="-1798281505"/>
        <w:tag w:val="goog_rdk_43"/>
      </w:sdtPr>
      <w:sdtContent>
        <w:ins w:author="Huzma Kelly" w:id="22" w:date="1970-01-01T00:00:01Z">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(Updated August 2016 for contact details and AY)</w:t>
          </w:r>
        </w:ins>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158365" cy="505460"/>
          <wp:effectExtent b="0" l="0" r="0" t="0"/>
          <wp:docPr descr="Description: UOW logo claret 55mm300" id="1" name="image1.png"/>
          <a:graphic>
            <a:graphicData uri="http://schemas.openxmlformats.org/drawingml/2006/picture">
              <pic:pic>
                <pic:nvPicPr>
                  <pic:cNvPr descr="Description: UOW logo claret 55mm300" id="0" name="image1.png"/>
                  <pic:cNvPicPr preferRelativeResize="0"/>
                </pic:nvPicPr>
                <pic:blipFill>
                  <a:blip r:embed="rId1"/>
                  <a:srcRect b="0" l="0" r="0" t="0"/>
                  <a:stretch>
                    <a:fillRect/>
                  </a:stretch>
                </pic:blipFill>
                <pic:spPr>
                  <a:xfrm>
                    <a:off x="0" y="0"/>
                    <a:ext cx="2158365" cy="50546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GSfVOT3Pxauz86TfcbpbiXCA==">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